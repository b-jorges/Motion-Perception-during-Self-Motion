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 xml:space="preserve">4700 </w:t>
      </w:r>
      <w:proofErr w:type="spellStart"/>
      <w:r w:rsidRPr="00DA44CC">
        <w:t>Keele</w:t>
      </w:r>
      <w:proofErr w:type="spellEnd"/>
      <w:r w:rsidRPr="00DA44CC">
        <w:t xml:space="preserv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650822C4" w:rsidR="00EE3598" w:rsidRPr="00F1177B" w:rsidRDefault="00EE3598" w:rsidP="000D394F">
      <w:pPr>
        <w:pStyle w:val="Heading3"/>
      </w:pPr>
      <w:r w:rsidRPr="00F1177B">
        <w:t>Abstract</w:t>
      </w:r>
    </w:p>
    <w:p w14:paraId="4A5AD726" w14:textId="46F5B865" w:rsidR="00EE3598" w:rsidRDefault="007E785F" w:rsidP="007E785F">
      <w:pPr>
        <w:jc w:val="both"/>
      </w:pPr>
      <w:r>
        <w:t>Judging the velocit</w:t>
      </w:r>
      <w:r w:rsidRPr="007E785F">
        <w:t>y of o</w:t>
      </w:r>
      <w:r>
        <w:t xml:space="preserve">bjects during observer self-motion requires disambiguating retinal stimulation caused by the observer’s own movement and retinal stimulation caused by object movement. According to the Flow Parsing hypothesis, observers first estimate their own motion based on visual and other cues. They then subtract the retinal motion corresponding to their own movement from the total retinal stimulation and interpret the remaining stimulation as pertaining to object motion. While the phenomenon has been studied to some extent for motion-in-depth and rotational motion, lateral motion has been largely neglected. The Flow Parsing hypothesis yields </w:t>
      </w:r>
      <w:r w:rsidR="006351E0">
        <w:t>predictions</w:t>
      </w:r>
      <w:r>
        <w:t xml:space="preserve"> both for the precision and the accuracy of target speed estimation during self-motion: firstly, subtracting noisier self-motion information from retinal input should lead to a decrease in precision when the observer is moving during motion observation. Furthermore, when self-motion is only simulated</w:t>
      </w:r>
      <w:r w:rsidR="006704B0">
        <w:t xml:space="preserve"> visually</w:t>
      </w:r>
      <w:r>
        <w:t>, while other cues</w:t>
      </w:r>
      <w:r w:rsidR="006704B0">
        <w:t xml:space="preserve"> such as vestibular sensory information and data from efference copies are unavailable, self-motion is likely to be underestimated, which should yield a overestimation of target speed when target and observer move in opposite directions and an underestimation of target speed when target and observer move in the same direction.</w:t>
      </w:r>
    </w:p>
    <w:p w14:paraId="266D7279" w14:textId="4FCD4D12"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48CED7A0"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C1DC2">
        <w:t xml:space="preserve">we </w:t>
      </w:r>
      <w:r w:rsidR="00223D5B">
        <w:t xml:space="preserve">judge the speed of </w:t>
      </w:r>
      <w:r>
        <w:t xml:space="preserve">moving </w:t>
      </w:r>
      <w:r w:rsidR="00223D5B">
        <w:t>objects</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0D394F">
      <w:pPr>
        <w:pStyle w:val="Heading3"/>
      </w:pPr>
      <w:r w:rsidRPr="00F1177B">
        <w:t>Introduction</w:t>
      </w:r>
    </w:p>
    <w:p w14:paraId="3D5B4D07" w14:textId="1DD7A0E8" w:rsidR="0061078B" w:rsidRDefault="003040A3" w:rsidP="00635780">
      <w:pPr>
        <w:jc w:val="both"/>
      </w:pPr>
      <w:r>
        <w:t>When observing a moving target while an observer is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5F5F77">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lastRenderedPageBreak/>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D91C69">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2008)","plainTextFormattedCitation":"(Dyde &amp; Harris, 2008)","previouslyFormattedCitation":"(Dyde &amp; Harris, 2008)"},"properties":{"noteIndex":0},"schema":"https://github.com/citation-style-language/schema/raw/master/csl-citation.json"}</w:instrText>
      </w:r>
      <w:r w:rsidR="00741F9E">
        <w:fldChar w:fldCharType="separate"/>
      </w:r>
      <w:r w:rsidR="00741F9E" w:rsidRPr="00741F9E">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3A4EE8">
        <w:instrText>ADDIN CSL_CITATION {"citationItems":[{"id":"ITEM-1","itemData":{"DOI":"10.1016/0166-4328(95)80003-4","ISSN":"01664328","abstract":"To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3A4EE8" w:rsidRPr="00F1177B">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C03D4B">
        <w:rPr>
          <w:noProof/>
          <w:lang w:val="de-DE"/>
        </w:rPr>
        <w:t>(Garzorz, Freeman, Ernst, &amp; MacNeilage, 2018; Hogendoorn, Alais, MacDougall, &amp; Verstraten, 2017; Probst, Loose, Niedeggen, &amp; Wist, 1995)</w:t>
      </w:r>
      <w:r w:rsidR="00D91C69">
        <w:fldChar w:fldCharType="end"/>
      </w:r>
      <w:r w:rsidR="00F15EC4" w:rsidRPr="00F1177B">
        <w:rPr>
          <w:lang w:val="de-DE"/>
        </w:rPr>
        <w:t xml:space="preserve"> and motion</w:t>
      </w:r>
      <w:r w:rsidR="004725D9" w:rsidRPr="00F1177B">
        <w:rPr>
          <w:lang w:val="de-DE"/>
        </w:rPr>
        <w:t>-</w:t>
      </w:r>
      <w:r w:rsidR="00F15EC4" w:rsidRPr="00F1177B">
        <w:rPr>
          <w:lang w:val="de-DE"/>
        </w:rPr>
        <w:t>in</w:t>
      </w:r>
      <w:r w:rsidR="004725D9" w:rsidRPr="00F1177B">
        <w:rPr>
          <w:lang w:val="de-DE"/>
        </w:rPr>
        <w:t>-</w:t>
      </w:r>
      <w:r w:rsidR="00F15EC4" w:rsidRPr="00F1177B">
        <w:rPr>
          <w:lang w:val="de-DE"/>
        </w:rPr>
        <w:t>dept</w:t>
      </w:r>
      <w:r w:rsidR="002B28A0" w:rsidRPr="00F1177B">
        <w:rPr>
          <w:lang w:val="de-DE"/>
        </w:rPr>
        <w:t xml:space="preserve">h </w:t>
      </w:r>
      <w:r w:rsidR="002B28A0">
        <w:fldChar w:fldCharType="begin" w:fldLock="1"/>
      </w:r>
      <w:r w:rsidR="00EB5260" w:rsidRPr="00F1177B">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EB5260" w:rsidRPr="0089576E">
        <w:rPr>
          <w:rPrChange w:id="1" w:author="Björn Jörges" w:date="2020-05-30T00:17:00Z">
            <w:rPr>
              <w:lang w:val="de-DE"/>
            </w:rPr>
          </w:rPrChang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EB5260" w:rsidRPr="00607C27">
        <w:instrText>body of research that has studied motion perception</w:instrText>
      </w:r>
      <w:r w:rsidR="00EB5260">
        <w:instrText xml:space="preserve">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2B28A0">
        <w:fldChar w:fldCharType="separate"/>
      </w:r>
      <w:r w:rsidR="00051CDB" w:rsidRPr="00051CDB">
        <w:rPr>
          <w:noProof/>
        </w:rPr>
        <w:t>(Gray, MacUga, &amp; Regan, 2004)</w:t>
      </w:r>
      <w:r w:rsidR="002B28A0">
        <w:fldChar w:fldCharType="end"/>
      </w:r>
      <w:r w:rsidR="00F15EC4">
        <w:t>.</w:t>
      </w:r>
      <w:r w:rsidR="00760B08">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rPr>
          <w:ins w:id="2" w:author="Björn Jörges" w:date="2020-05-16T04:34:00Z"/>
        </w:rPr>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ins w:id="3" w:author="Björn Jörges" w:date="2020-05-16T04:41:00Z">
        <w:r>
          <w:t>There are two major sources of information about passive self-motion: visual and vestibular cues</w:t>
        </w:r>
      </w:ins>
      <w:ins w:id="4" w:author="Björn Jörges" w:date="2020-05-16T04:48:00Z">
        <w:r w:rsidR="003A4EE8">
          <w:t xml:space="preserve"> </w:t>
        </w:r>
      </w:ins>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ins w:id="5" w:author="Björn Jörges" w:date="2020-05-16T04:48:00Z">
        <w:r w:rsidR="003A4EE8">
          <w:fldChar w:fldCharType="end"/>
        </w:r>
      </w:ins>
      <w:ins w:id="6" w:author="Björn Jörges" w:date="2020-05-16T04:49:00Z">
        <w:r w:rsidR="003A4EE8">
          <w:t xml:space="preserve">, which are integrated according to their relative reliability </w:t>
        </w:r>
      </w:ins>
      <w:ins w:id="7" w:author="Björn Jörges" w:date="2020-05-16T04:50:00Z">
        <w:r w:rsidR="003A4EE8">
          <w:fldChar w:fldCharType="begin" w:fldLock="1"/>
        </w:r>
      </w:ins>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ins w:id="8" w:author="Björn Jörges" w:date="2020-05-16T04:50:00Z">
        <w:r w:rsidR="003A4EE8">
          <w:fldChar w:fldCharType="end"/>
        </w:r>
        <w:r w:rsidR="003A4EE8">
          <w:t>.</w:t>
        </w:r>
      </w:ins>
      <w:ins w:id="9" w:author="Björn Jörges" w:date="2020-05-16T04:51:00Z">
        <w:r w:rsidR="003A4EE8">
          <w:t xml:space="preserve"> </w:t>
        </w:r>
      </w:ins>
      <w:ins w:id="10" w:author="Björn Jörges" w:date="2020-05-16T05:32:00Z">
        <w:r w:rsidR="00073189">
          <w:t xml:space="preserve">How </w:t>
        </w:r>
      </w:ins>
      <w:ins w:id="11" w:author="Björn Jörges" w:date="2020-05-16T05:33:00Z">
        <w:r w:rsidR="00073189">
          <w:t xml:space="preserve">much </w:t>
        </w:r>
      </w:ins>
      <w:ins w:id="12" w:author="Björn Jörges" w:date="2020-05-16T05:32:00Z">
        <w:r w:rsidR="00B93257">
          <w:t xml:space="preserve">each sense contributes to the </w:t>
        </w:r>
        <w:r w:rsidR="00073189">
          <w:t xml:space="preserve">global </w:t>
        </w:r>
        <w:r w:rsidR="00B93257">
          <w:t xml:space="preserve">percept of </w:t>
        </w:r>
        <w:r w:rsidR="00073189">
          <w:t xml:space="preserve">self-motion </w:t>
        </w:r>
      </w:ins>
      <w:ins w:id="13" w:author="Björn Jörges" w:date="2020-05-16T05:33:00Z">
        <w:r w:rsidR="00073189">
          <w:t xml:space="preserve">seems to depend on different parameters, such as the task and the self-motion profile. </w:t>
        </w:r>
        <w:proofErr w:type="spellStart"/>
        <w:r w:rsidR="00073189">
          <w:t>Dokka</w:t>
        </w:r>
        <w:proofErr w:type="spellEnd"/>
        <w:r w:rsidR="00073189">
          <w:t xml:space="preserve"> et al. </w:t>
        </w:r>
        <w:r w:rsidR="00073189">
          <w:fldChar w:fldCharType="begin" w:fldLock="1"/>
        </w:r>
      </w:ins>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ins w:id="14" w:author="Björn Jörges" w:date="2020-05-16T05:33:00Z">
        <w:r w:rsidR="00073189">
          <w:fldChar w:fldCharType="end"/>
        </w:r>
        <w:r w:rsidR="00073189">
          <w:t>, for example, found</w:t>
        </w:r>
      </w:ins>
      <w:ins w:id="15" w:author="Björn Jörges" w:date="2020-05-16T05:34:00Z">
        <w:r w:rsidR="00073189">
          <w:t xml:space="preserve"> for direction judgments of a probe presented i</w:t>
        </w:r>
      </w:ins>
      <w:ins w:id="16" w:author="Björn Jörges" w:date="2020-05-16T05:35:00Z">
        <w:r w:rsidR="00073189">
          <w:t xml:space="preserve">n the fronto-parallel plane during </w:t>
        </w:r>
      </w:ins>
      <w:ins w:id="17" w:author="Björn Jörges" w:date="2020-05-16T05:36:00Z">
        <w:r w:rsidR="00073189">
          <w:t xml:space="preserve">lateral </w:t>
        </w:r>
      </w:ins>
      <w:ins w:id="18" w:author="Björn Jörges" w:date="2020-05-16T05:35:00Z">
        <w:r w:rsidR="00073189">
          <w:t>observer motion</w:t>
        </w:r>
      </w:ins>
      <w:ins w:id="19" w:author="Björn Jörges" w:date="2020-05-16T05:33:00Z">
        <w:r w:rsidR="00073189">
          <w:t xml:space="preserve"> that </w:t>
        </w:r>
      </w:ins>
      <w:ins w:id="20" w:author="Björn Jörges" w:date="2020-05-16T04:51:00Z">
        <w:r w:rsidR="003A4EE8">
          <w:t xml:space="preserve">vestibular information in the absence of visual information </w:t>
        </w:r>
      </w:ins>
      <w:ins w:id="21" w:author="Björn Jörges" w:date="2020-05-16T05:33:00Z">
        <w:r w:rsidR="00073189">
          <w:t xml:space="preserve">led </w:t>
        </w:r>
      </w:ins>
      <w:ins w:id="22" w:author="Björn Jörges" w:date="2020-05-16T04:51:00Z">
        <w:r w:rsidR="003A4EE8">
          <w:t>to a vast underestimation of self-motion</w:t>
        </w:r>
      </w:ins>
      <w:ins w:id="23" w:author="Björn Jörges" w:date="2020-05-16T05:34:00Z">
        <w:r w:rsidR="00073189">
          <w:t>.</w:t>
        </w:r>
      </w:ins>
      <w:ins w:id="24" w:author="Björn Jörges" w:date="2020-05-16T04:54:00Z">
        <w:r w:rsidR="003A4EE8">
          <w:t xml:space="preserve"> </w:t>
        </w:r>
      </w:ins>
      <w:ins w:id="25" w:author="Björn Jörges" w:date="2020-05-16T05:34:00Z">
        <w:r w:rsidR="00073189">
          <w:t>V</w:t>
        </w:r>
      </w:ins>
      <w:ins w:id="26" w:author="Björn Jörges" w:date="2020-05-16T04:54:00Z">
        <w:r w:rsidR="003A4EE8">
          <w:t>isual information</w:t>
        </w:r>
      </w:ins>
      <w:ins w:id="27" w:author="Björn Jörges" w:date="2020-05-16T05:28:00Z">
        <w:r w:rsidR="00B93257">
          <w:t xml:space="preserve"> only </w:t>
        </w:r>
      </w:ins>
      <w:ins w:id="28" w:author="Björn Jörges" w:date="2020-05-16T05:34:00Z">
        <w:r w:rsidR="00073189">
          <w:t xml:space="preserve">elicited </w:t>
        </w:r>
      </w:ins>
      <w:ins w:id="29" w:author="Björn Jörges" w:date="2020-05-16T05:28:00Z">
        <w:r w:rsidR="00B93257">
          <w:t>a higher accuracy</w:t>
        </w:r>
      </w:ins>
      <w:ins w:id="30" w:author="Björn Jörges" w:date="2020-05-16T05:34:00Z">
        <w:r w:rsidR="00073189">
          <w:t xml:space="preserve"> and having both visual and vestibular cues</w:t>
        </w:r>
      </w:ins>
      <w:ins w:id="31" w:author="Björn Jörges" w:date="2020-05-16T05:35:00Z">
        <w:r w:rsidR="00073189">
          <w:t xml:space="preserve"> available </w:t>
        </w:r>
      </w:ins>
      <w:ins w:id="32" w:author="Björn Jörges" w:date="2020-05-16T05:36:00Z">
        <w:r w:rsidR="00073189">
          <w:t>increased accuracy only marginally beyond accuracy for visual information only</w:t>
        </w:r>
      </w:ins>
      <w:ins w:id="33" w:author="Björn Jörges" w:date="2020-05-16T04:55:00Z">
        <w:r w:rsidR="003A4EE8">
          <w:t>.</w:t>
        </w:r>
      </w:ins>
      <w:ins w:id="34" w:author="Björn Jörges" w:date="2020-05-16T05:36:00Z">
        <w:r w:rsidR="00073189">
          <w:t xml:space="preserve"> In a more direct test of perceived </w:t>
        </w:r>
      </w:ins>
      <w:ins w:id="35" w:author="Björn Jörges" w:date="2020-05-16T05:37:00Z">
        <w:r w:rsidR="00073189">
          <w:t xml:space="preserve">self-motion, Harris et al. </w:t>
        </w:r>
        <w:r w:rsidR="00073189">
          <w:fldChar w:fldCharType="begin" w:fldLock="1"/>
        </w:r>
      </w:ins>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ins w:id="36" w:author="Björn Jörges" w:date="2020-05-16T05:37:00Z">
        <w:r w:rsidR="00073189">
          <w:fldChar w:fldCharType="end"/>
        </w:r>
        <w:r w:rsidR="00073189">
          <w:t xml:space="preserve"> found that vestibular stimulation </w:t>
        </w:r>
      </w:ins>
      <w:ins w:id="37" w:author="Björn Jörges" w:date="2020-05-16T05:38:00Z">
        <w:r w:rsidR="00073189">
          <w:t xml:space="preserve">evoked by moving the observer through the environment was an extremely </w:t>
        </w:r>
        <w:r w:rsidR="00073189">
          <w:lastRenderedPageBreak/>
          <w:t xml:space="preserve">potent cue to self-motion which induced </w:t>
        </w:r>
      </w:ins>
      <w:ins w:id="38" w:author="Björn Jörges" w:date="2020-05-16T05:39:00Z">
        <w:r w:rsidR="00073189">
          <w:t xml:space="preserve">a </w:t>
        </w:r>
      </w:ins>
      <w:ins w:id="39" w:author="Björn Jörges" w:date="2020-05-16T05:38:00Z">
        <w:r w:rsidR="00073189">
          <w:t>vast</w:t>
        </w:r>
      </w:ins>
      <w:ins w:id="40" w:author="Björn Jörges" w:date="2020-05-16T05:39:00Z">
        <w:r w:rsidR="00073189">
          <w:t xml:space="preserve"> overestimation of the distance moved. Visual cues to self-motion were efficient, too, but less so than vestibular cues.</w:t>
        </w:r>
      </w:ins>
      <w:ins w:id="41" w:author="Björn Jörges" w:date="2020-05-21T02:53:00Z">
        <w:r w:rsidR="00B802B8">
          <w:t xml:space="preserve"> However, depending on stimulus parameters such as simulated acceleration, visual cues al</w:t>
        </w:r>
      </w:ins>
      <w:ins w:id="42" w:author="Björn Jörges" w:date="2020-05-21T02:54:00Z">
        <w:r w:rsidR="00B802B8">
          <w:t xml:space="preserve">one can also lead participants to overestimate their movement </w:t>
        </w:r>
      </w:ins>
      <w:ins w:id="43" w:author="Björn Jörges" w:date="2020-05-21T02:55:00Z">
        <w:r w:rsidR="00B802B8">
          <w:fldChar w:fldCharType="begin" w:fldLock="1"/>
        </w:r>
      </w:ins>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ins w:id="44" w:author="Björn Jörges" w:date="2020-05-21T02:55:00Z">
        <w:r w:rsidR="00B802B8">
          <w:fldChar w:fldCharType="end"/>
        </w:r>
      </w:ins>
      <w:ins w:id="45" w:author="Björn Jörges" w:date="2020-05-21T02:54:00Z">
        <w:r w:rsidR="00B802B8">
          <w:t>.</w:t>
        </w:r>
      </w:ins>
      <w:ins w:id="46" w:author="Björn Jörges" w:date="2020-05-16T05:38:00Z">
        <w:r w:rsidR="00073189">
          <w:t xml:space="preserve"> </w:t>
        </w:r>
      </w:ins>
      <w:ins w:id="47" w:author="Björn Jörges" w:date="2020-05-16T04:41:00Z">
        <w:r>
          <w:t>For active self</w:t>
        </w:r>
      </w:ins>
      <w:ins w:id="48" w:author="Björn Jörges" w:date="2020-05-16T04:42:00Z">
        <w:r>
          <w:t>-motion (i.e., movements initiated by the observer such as walking through the environment), efference copies</w:t>
        </w:r>
      </w:ins>
      <w:ins w:id="49" w:author="Björn Jörges" w:date="2020-05-16T05:40:00Z">
        <w:r w:rsidR="002E02CF">
          <w:t xml:space="preserve"> and proprioceptive informat</w:t>
        </w:r>
      </w:ins>
      <w:ins w:id="50" w:author="Björn Jörges" w:date="2020-05-16T05:41:00Z">
        <w:r w:rsidR="002E02CF">
          <w:t>ion</w:t>
        </w:r>
      </w:ins>
      <w:ins w:id="51" w:author="Björn Jörges" w:date="2020-05-16T04:42:00Z">
        <w:r>
          <w:t xml:space="preserve"> can serve as further </w:t>
        </w:r>
      </w:ins>
      <w:ins w:id="52" w:author="Björn Jörges" w:date="2020-05-16T04:46:00Z">
        <w:r>
          <w:t>cue</w:t>
        </w:r>
      </w:ins>
      <w:ins w:id="53" w:author="Björn Jörges" w:date="2020-05-16T05:41:00Z">
        <w:r w:rsidR="002E02CF">
          <w:t>s</w:t>
        </w:r>
      </w:ins>
      <w:ins w:id="54" w:author="Björn Jörges" w:date="2020-05-16T04:46:00Z">
        <w:r>
          <w:t>.</w:t>
        </w:r>
      </w:ins>
      <w:ins w:id="55" w:author="Björn Jörges" w:date="2020-05-16T05:59:00Z">
        <w:r w:rsidR="005F01E6">
          <w:t xml:space="preserve"> For example, judgments about the distance travelled seem to be more reliable if motion was self-generated as o</w:t>
        </w:r>
      </w:ins>
      <w:ins w:id="56" w:author="Björn Jörges" w:date="2020-05-16T06:00:00Z">
        <w:r w:rsidR="005F01E6">
          <w:t>pposed to experienced passively</w:t>
        </w:r>
      </w:ins>
      <w:ins w:id="57" w:author="Björn Jörges" w:date="2020-05-16T05:59:00Z">
        <w:r w:rsidR="005F01E6">
          <w:t xml:space="preserve"> </w:t>
        </w:r>
      </w:ins>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ins w:id="58" w:author="Björn Jörges" w:date="2020-05-16T05:59:00Z">
        <w:r w:rsidR="005F01E6">
          <w:fldChar w:fldCharType="end"/>
        </w:r>
      </w:ins>
      <w:ins w:id="59" w:author="Björn Jörges" w:date="2020-05-16T06:00:00Z">
        <w:r w:rsidR="005F01E6" w:rsidRPr="00F1177B">
          <w:rPr>
            <w:lang w:val="de-DE"/>
          </w:rPr>
          <w:t>.</w:t>
        </w:r>
      </w:ins>
    </w:p>
    <w:p w14:paraId="1E1AC384" w14:textId="32AB2742"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ins w:id="60" w:author="Björn Jörges" w:date="2020-05-16T04:35:00Z">
        <w:r w:rsidR="001E7658" w:rsidRPr="00C30D29">
          <w:t>,</w:t>
        </w:r>
        <w:r w:rsidR="001E7658" w:rsidRPr="00A351D4">
          <w:t xml:space="preserve"> visually </w:t>
        </w:r>
      </w:ins>
      <w:ins w:id="61" w:author="Björn Jörges" w:date="2020-05-16T06:09:00Z">
        <w:r w:rsidR="00A351D4">
          <w:t>simulated</w:t>
        </w:r>
      </w:ins>
      <w:r w:rsidR="000B17CA" w:rsidRPr="00A351D4">
        <w:t xml:space="preserve"> </w:t>
      </w:r>
      <w:ins w:id="62" w:author="Björn Jörges" w:date="2020-05-16T04:35:00Z">
        <w:r w:rsidR="001E7658" w:rsidRPr="00A351D4">
          <w:t xml:space="preserve">observer </w:t>
        </w:r>
      </w:ins>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proofErr w:type="spellStart"/>
      <w:r w:rsidR="00864D36">
        <w:t>MacNeilage</w:t>
      </w:r>
      <w:proofErr w:type="spellEnd"/>
      <w:r w:rsidR="00864D36">
        <w:t xml:space="preserv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proofErr w:type="spellStart"/>
      <w:r w:rsidR="00864D36">
        <w:t>Dokka</w:t>
      </w:r>
      <w:proofErr w:type="spellEnd"/>
      <w:r w:rsidR="00864D36">
        <w:t xml:space="preserve">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w:t>
      </w:r>
      <w:proofErr w:type="spellStart"/>
      <w:r w:rsidR="006C7735">
        <w:t>Niehorster</w:t>
      </w:r>
      <w:proofErr w:type="spellEnd"/>
      <w:r w:rsidR="006C7735">
        <w:t xml:space="preserve">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judgements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EB5260">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ins w:id="63" w:author="Björn Jörges" w:date="2020-05-16T04:28:00Z">
        <w:r w:rsidR="0060586A">
          <w:t xml:space="preserve">visually simulated </w:t>
        </w:r>
      </w:ins>
      <w:r w:rsidR="008366DA">
        <w:t xml:space="preserve">self-motion </w:t>
      </w:r>
      <w:r w:rsidR="00E42200">
        <w:t xml:space="preserve">on accuracy and precision for object </w:t>
      </w:r>
      <w:del w:id="64" w:author="Björn Jörges" w:date="2020-05-16T04:22:00Z">
        <w:r w:rsidR="00E42200" w:rsidDel="002100A0">
          <w:delText>velocity</w:delText>
        </w:r>
      </w:del>
      <w:ins w:id="65" w:author="Björn Jörges" w:date="2020-05-16T04:22:00Z">
        <w:r w:rsidR="002100A0">
          <w:t>speed</w:t>
        </w:r>
      </w:ins>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11520762" w:rsidR="00856A69" w:rsidRDefault="00FD11B7" w:rsidP="00856A69">
      <w:pPr>
        <w:pStyle w:val="ListParagraph"/>
        <w:numPr>
          <w:ilvl w:val="0"/>
          <w:numId w:val="5"/>
        </w:numPr>
        <w:jc w:val="both"/>
      </w:pPr>
      <w:r>
        <w:t xml:space="preserve">When the observer </w:t>
      </w:r>
      <w:del w:id="66" w:author="Björn Jörges" w:date="2020-05-16T06:14:00Z">
        <w:r w:rsidDel="00D920D5">
          <w:delText xml:space="preserve">is </w:delText>
        </w:r>
        <w:r w:rsidRPr="0016481F" w:rsidDel="00D920D5">
          <w:rPr>
            <w:b/>
            <w:bCs/>
          </w:rPr>
          <w:delText>static</w:delText>
        </w:r>
      </w:del>
      <w:ins w:id="67" w:author="Björn Jörges" w:date="2020-05-16T06:14:00Z">
        <w:r w:rsidR="00D920D5">
          <w:t xml:space="preserve">experiences </w:t>
        </w:r>
        <w:r w:rsidR="00D920D5" w:rsidRPr="00F1177B">
          <w:rPr>
            <w:b/>
            <w:bCs/>
          </w:rPr>
          <w:t>no visual self-motion</w:t>
        </w:r>
      </w:ins>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del w:id="68" w:author="Björn Jörges" w:date="2020-05-16T04:22:00Z">
        <w:r w:rsidR="00D60DA2" w:rsidDel="002100A0">
          <w:delText>velocity</w:delText>
        </w:r>
      </w:del>
      <w:ins w:id="69" w:author="Björn Jörges" w:date="2020-05-16T04:22:00Z">
        <w:r w:rsidR="002100A0">
          <w:t>speed</w:t>
        </w:r>
      </w:ins>
      <w:r w:rsidR="00D60DA2">
        <w:t xml:space="preserve"> estimation.</w:t>
      </w:r>
    </w:p>
    <w:p w14:paraId="2037EDEA" w14:textId="24EF087A" w:rsidR="00856A69" w:rsidRDefault="00FD11B7" w:rsidP="00856A69">
      <w:pPr>
        <w:pStyle w:val="ListParagraph"/>
        <w:numPr>
          <w:ilvl w:val="0"/>
          <w:numId w:val="5"/>
        </w:numPr>
        <w:jc w:val="both"/>
      </w:pPr>
      <w:r>
        <w:t xml:space="preserve">When </w:t>
      </w:r>
      <w:del w:id="70" w:author="Björn Jörges" w:date="2020-05-16T06:14:00Z">
        <w:r w:rsidDel="00D920D5">
          <w:delText xml:space="preserve">the </w:delText>
        </w:r>
      </w:del>
      <w:ins w:id="71" w:author="Björn Jörges" w:date="2020-05-16T06:15:00Z">
        <w:r w:rsidR="009E7A6F">
          <w:t xml:space="preserve">visual </w:t>
        </w:r>
      </w:ins>
      <w:r>
        <w:t>observer</w:t>
      </w:r>
      <w:ins w:id="72" w:author="Björn Jörges" w:date="2020-05-16T06:14:00Z">
        <w:r w:rsidR="00D920D5">
          <w:t xml:space="preserve"> motion</w:t>
        </w:r>
      </w:ins>
      <w:r>
        <w:t xml:space="preserve"> is </w:t>
      </w:r>
      <w:ins w:id="73" w:author="Björn Jörges" w:date="2020-05-16T06:14:00Z">
        <w:r w:rsidR="00D920D5">
          <w:t xml:space="preserve">simulated </w:t>
        </w:r>
      </w:ins>
      <w:del w:id="74" w:author="Björn Jörges" w:date="2020-05-16T06:14:00Z">
        <w:r w:rsidRPr="0016481F" w:rsidDel="00D920D5">
          <w:rPr>
            <w:b/>
            <w:bCs/>
          </w:rPr>
          <w:delText xml:space="preserve">moving </w:delText>
        </w:r>
      </w:del>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del w:id="75" w:author="Björn Jörges" w:date="2020-05-16T04:22:00Z">
        <w:r w:rsidR="0016481F" w:rsidRPr="00D60DA2" w:rsidDel="002100A0">
          <w:rPr>
            <w:b/>
            <w:bCs/>
          </w:rPr>
          <w:delText>velocity</w:delText>
        </w:r>
      </w:del>
      <w:ins w:id="76" w:author="Björn Jörges" w:date="2020-05-16T04:22:00Z">
        <w:r w:rsidR="002100A0">
          <w:rPr>
            <w:b/>
            <w:bCs/>
          </w:rPr>
          <w:t>speed</w:t>
        </w:r>
      </w:ins>
      <w:r w:rsidR="00856A69">
        <w:t xml:space="preserve">. </w:t>
      </w:r>
    </w:p>
    <w:p w14:paraId="298C5673" w14:textId="624820B3" w:rsidR="00856A69" w:rsidRDefault="00856A69" w:rsidP="00856A69">
      <w:pPr>
        <w:pStyle w:val="ListParagraph"/>
        <w:numPr>
          <w:ilvl w:val="0"/>
          <w:numId w:val="5"/>
        </w:numPr>
        <w:jc w:val="both"/>
      </w:pPr>
      <w:r>
        <w:t xml:space="preserve">When </w:t>
      </w:r>
      <w:del w:id="77" w:author="Björn Jörges" w:date="2020-05-16T06:14:00Z">
        <w:r w:rsidDel="009E7A6F">
          <w:delText xml:space="preserve">the </w:delText>
        </w:r>
      </w:del>
      <w:ins w:id="78" w:author="Björn Jörges" w:date="2020-05-16T06:15:00Z">
        <w:r w:rsidR="009E7A6F">
          <w:t xml:space="preserve">visual </w:t>
        </w:r>
      </w:ins>
      <w:r>
        <w:t>observer</w:t>
      </w:r>
      <w:ins w:id="79" w:author="Björn Jörges" w:date="2020-05-16T06:14:00Z">
        <w:r w:rsidR="009E7A6F">
          <w:t xml:space="preserve"> motion</w:t>
        </w:r>
      </w:ins>
      <w:r>
        <w:t xml:space="preserve"> is </w:t>
      </w:r>
      <w:del w:id="80" w:author="Björn Jörges" w:date="2020-05-16T06:14:00Z">
        <w:r w:rsidRPr="0016481F" w:rsidDel="009E7A6F">
          <w:rPr>
            <w:b/>
            <w:bCs/>
          </w:rPr>
          <w:delText xml:space="preserve">moving </w:delText>
        </w:r>
      </w:del>
      <w:ins w:id="81" w:author="Björn Jörges" w:date="2020-05-16T06:14:00Z">
        <w:r w:rsidR="009E7A6F">
          <w:rPr>
            <w:b/>
            <w:bCs/>
          </w:rPr>
          <w:t>s</w:t>
        </w:r>
      </w:ins>
      <w:ins w:id="82" w:author="Björn Jörges" w:date="2020-05-16T06:15:00Z">
        <w:r w:rsidR="009E7A6F">
          <w:rPr>
            <w:b/>
            <w:bCs/>
          </w:rPr>
          <w:t xml:space="preserve">imulated </w:t>
        </w:r>
      </w:ins>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del w:id="83" w:author="Björn Jörges" w:date="2020-05-16T04:22:00Z">
        <w:r w:rsidR="0016481F" w:rsidRPr="00D60DA2" w:rsidDel="002100A0">
          <w:rPr>
            <w:b/>
            <w:bCs/>
          </w:rPr>
          <w:delText>velocity</w:delText>
        </w:r>
      </w:del>
      <w:ins w:id="84" w:author="Björn Jörges" w:date="2020-05-16T04:22:00Z">
        <w:r w:rsidR="002100A0">
          <w:rPr>
            <w:b/>
            <w:bCs/>
          </w:rPr>
          <w:t>speed</w:t>
        </w:r>
      </w:ins>
      <w:r w:rsidR="00D60DA2">
        <w:t>.</w:t>
      </w:r>
    </w:p>
    <w:p w14:paraId="46267119" w14:textId="22471581" w:rsidR="00FD11B7" w:rsidRDefault="00856A69" w:rsidP="00856A69">
      <w:pPr>
        <w:pStyle w:val="ListParagraph"/>
        <w:numPr>
          <w:ilvl w:val="0"/>
          <w:numId w:val="5"/>
        </w:numPr>
        <w:jc w:val="both"/>
      </w:pPr>
      <w:r>
        <w:t xml:space="preserve">Furthermore, we expect the </w:t>
      </w:r>
      <w:r w:rsidRPr="0016481F">
        <w:rPr>
          <w:b/>
          <w:bCs/>
        </w:rPr>
        <w:t>precision to be lower</w:t>
      </w:r>
      <w:r>
        <w:t xml:space="preserve"> when the subject </w:t>
      </w:r>
      <w:r w:rsidRPr="009028AC">
        <w:t>experiences</w:t>
      </w:r>
      <w:ins w:id="85" w:author="Björn Jörges" w:date="2020-05-16T04:29:00Z">
        <w:r w:rsidR="0060586A">
          <w:t xml:space="preserve"> visually simulated</w:t>
        </w:r>
      </w:ins>
      <w:r w:rsidRPr="009028AC">
        <w:t xml:space="preserve"> </w:t>
      </w:r>
      <w:r w:rsidRPr="00C352B6">
        <w:rPr>
          <w:b/>
        </w:rPr>
        <w:t>self-motion</w:t>
      </w:r>
      <w:r w:rsidRPr="000566B5">
        <w:rPr>
          <w:b/>
        </w:rPr>
        <w:t xml:space="preserve"> during object motion observation</w:t>
      </w:r>
      <w:r w:rsidR="009028AC" w:rsidRPr="009028AC">
        <w:t xml:space="preserve"> </w:t>
      </w:r>
      <w:r w:rsidR="009028AC" w:rsidRPr="000566B5">
        <w:rPr>
          <w:bCs/>
        </w:rPr>
        <w:t xml:space="preserve">relative to </w:t>
      </w:r>
      <w:r w:rsidRPr="000566B5">
        <w:rPr>
          <w:bCs/>
        </w:rPr>
        <w:t>when they are static</w:t>
      </w:r>
      <w:r w:rsidRPr="009028AC">
        <w:t>.</w:t>
      </w:r>
    </w:p>
    <w:p w14:paraId="4B43E2A4" w14:textId="77777777" w:rsidR="007B14FB" w:rsidRDefault="007B14FB" w:rsidP="0081339A">
      <w:pPr>
        <w:jc w:val="both"/>
        <w:rPr>
          <w:b/>
          <w:bCs/>
        </w:rPr>
      </w:pPr>
    </w:p>
    <w:p w14:paraId="559AD8EF" w14:textId="59166595" w:rsidR="00FD11B7" w:rsidRPr="00F1177B" w:rsidRDefault="007B14FB" w:rsidP="00F1177B">
      <w:pPr>
        <w:pStyle w:val="Heading3"/>
      </w:pPr>
      <w:r w:rsidRPr="00F1177B">
        <w:t>Participants</w:t>
      </w:r>
    </w:p>
    <w:p w14:paraId="460CBFC1" w14:textId="6B1559A6" w:rsidR="001C5557" w:rsidRDefault="007B14FB" w:rsidP="0081339A">
      <w:pPr>
        <w:jc w:val="both"/>
        <w:rPr>
          <w:ins w:id="86" w:author="Björn Jörges" w:date="2020-05-17T01:36:00Z"/>
        </w:rPr>
      </w:pPr>
      <w:r>
        <w:t>We test</w:t>
      </w:r>
      <w:r w:rsidR="009B140C">
        <w:t>ed</w:t>
      </w:r>
      <w:r>
        <w:t xml:space="preserve"> </w:t>
      </w:r>
      <w:ins w:id="87" w:author="Björn Jörges" w:date="2020-05-29T23:57:00Z">
        <w:r w:rsidR="00CA2749">
          <w:t>30</w:t>
        </w:r>
      </w:ins>
      <w:del w:id="88" w:author="Björn Jörges" w:date="2020-05-29T23:57:00Z">
        <w:r w:rsidR="005600F5" w:rsidDel="00CA2749">
          <w:delText>16</w:delText>
        </w:r>
      </w:del>
      <w:r w:rsidR="005600F5">
        <w:t xml:space="preserve"> </w:t>
      </w:r>
      <w:r>
        <w:t>participants</w:t>
      </w:r>
      <w:r w:rsidR="004B278F">
        <w:t xml:space="preserve"> </w:t>
      </w:r>
      <w:r w:rsidR="00165DC4">
        <w:t xml:space="preserve">(see power analysis) </w:t>
      </w:r>
      <w:r w:rsidR="004B278F">
        <w:t xml:space="preserve">from </w:t>
      </w:r>
      <w:r w:rsidR="009028AC">
        <w:t>the population</w:t>
      </w:r>
      <w:r w:rsidR="004B278F">
        <w:t xml:space="preserve"> of PhD and undergrad students </w:t>
      </w:r>
      <w:r w:rsidR="009028AC">
        <w:t xml:space="preserve">at </w:t>
      </w:r>
      <w:r w:rsidR="004B278F">
        <w:t>York University</w:t>
      </w:r>
      <w:r w:rsidR="005600F5">
        <w:t xml:space="preserve"> with equal numbers of </w:t>
      </w:r>
      <w:del w:id="89" w:author="Björn Jörges" w:date="2020-05-18T22:14:00Z">
        <w:r w:rsidR="005600F5" w:rsidDel="00802B51">
          <w:delText>males and females</w:delText>
        </w:r>
      </w:del>
      <w:ins w:id="90" w:author="Björn Jörges" w:date="2020-05-18T22:14:00Z">
        <w:r w:rsidR="00802B51">
          <w:t>men and women</w:t>
        </w:r>
      </w:ins>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Participants </w:t>
      </w:r>
      <w:del w:id="91" w:author="Björn Jörges" w:date="2020-05-18T22:13:00Z">
        <w:r w:rsidR="00373890" w:rsidDel="00802B51">
          <w:delText>will have</w:delText>
        </w:r>
      </w:del>
      <w:ins w:id="92" w:author="Björn Jörges" w:date="2020-05-18T22:13:00Z">
        <w:r w:rsidR="00802B51">
          <w:t>had</w:t>
        </w:r>
      </w:ins>
      <w:r w:rsidR="00373890">
        <w:t xml:space="preserve"> normal or corrected-to-normal vision </w:t>
      </w:r>
      <w:r w:rsidR="00133FDB">
        <w:t xml:space="preserve">and </w:t>
      </w:r>
      <w:del w:id="93" w:author="Björn Jörges" w:date="2020-05-18T22:13:00Z">
        <w:r w:rsidR="00133FDB" w:rsidDel="00802B51">
          <w:delText xml:space="preserve">have </w:delText>
        </w:r>
      </w:del>
      <w:ins w:id="94" w:author="Björn Jörges" w:date="2020-05-18T22:13:00Z">
        <w:r w:rsidR="00802B51">
          <w:t xml:space="preserve">had </w:t>
        </w:r>
      </w:ins>
      <w:r w:rsidR="00133FDB">
        <w:t xml:space="preserve">to achieve a stereoacuity of </w:t>
      </w:r>
      <w:r w:rsidR="00B42BB4">
        <w:t>63</w:t>
      </w:r>
      <w:r w:rsidR="00133FDB">
        <w:t xml:space="preserve"> arc </w:t>
      </w:r>
      <w:r w:rsidR="00F93987">
        <w:t xml:space="preserve">seconds </w:t>
      </w:r>
      <w:r w:rsidR="00133FDB">
        <w:t xml:space="preserve">or below on the Fly </w:t>
      </w:r>
      <w:r w:rsidR="00B1131C">
        <w:t>Stereo A</w:t>
      </w:r>
      <w:r w:rsidR="00133FDB">
        <w:t xml:space="preserve">cuity </w:t>
      </w:r>
      <w:r w:rsidR="00B1131C">
        <w:t>T</w:t>
      </w:r>
      <w:r w:rsidR="00133FDB">
        <w:t>est.</w:t>
      </w:r>
      <w:r w:rsidR="00D8489E">
        <w:t xml:space="preserve"> 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del w:id="95" w:author="Björn Jörges" w:date="2020-05-16T23:10:00Z">
        <w:r w:rsidR="00F55513" w:rsidDel="00607C27">
          <w:delText xml:space="preserve"> </w:delText>
        </w:r>
      </w:del>
      <w:ins w:id="96" w:author="Björn Jörges" w:date="2020-05-18T22:16:00Z">
        <w:r w:rsidR="00EF507A">
          <w:t xml:space="preserve">We continued </w:t>
        </w:r>
      </w:ins>
      <w:ins w:id="97" w:author="Björn Jörges" w:date="2020-05-18T22:17:00Z">
        <w:r w:rsidR="00EF507A">
          <w:t xml:space="preserve">data collection until we tested </w:t>
        </w:r>
      </w:ins>
      <w:ins w:id="98" w:author="Björn Jörges" w:date="2020-05-29T23:57:00Z">
        <w:r w:rsidR="00CA2749">
          <w:t>30</w:t>
        </w:r>
      </w:ins>
      <w:commentRangeStart w:id="99"/>
      <w:commentRangeEnd w:id="99"/>
      <w:ins w:id="100" w:author="Björn Jörges" w:date="2020-05-29T18:51:00Z">
        <w:r w:rsidR="00E43043">
          <w:rPr>
            <w:rStyle w:val="CommentReference"/>
          </w:rPr>
          <w:commentReference w:id="99"/>
        </w:r>
      </w:ins>
      <w:ins w:id="101" w:author="Björn Jörges" w:date="2020-05-18T22:17:00Z">
        <w:r w:rsidR="00EF507A">
          <w:t xml:space="preserve"> subjects who satisfied the criteria laid out below under</w:t>
        </w:r>
      </w:ins>
      <w:ins w:id="102" w:author="Björn Jörges" w:date="2020-05-21T02:56:00Z">
        <w:r w:rsidR="00012A7C">
          <w:t xml:space="preserve"> “</w:t>
        </w:r>
        <w:r w:rsidR="00012A7C">
          <w:fldChar w:fldCharType="begin"/>
        </w:r>
        <w:r w:rsidR="00012A7C">
          <w:instrText xml:space="preserve"> REF _Ref40922222 \h </w:instrText>
        </w:r>
      </w:ins>
      <w:r w:rsidR="00012A7C">
        <w:fldChar w:fldCharType="separate"/>
      </w:r>
      <w:ins w:id="103" w:author="Björn Jörges" w:date="2020-05-30T00:17:00Z">
        <w:r w:rsidR="0089576E" w:rsidRPr="00FA3139">
          <w:t>In</w:t>
        </w:r>
        <w:r w:rsidR="0089576E" w:rsidRPr="00F1177B">
          <w:t>tended interpretation of v</w:t>
        </w:r>
        <w:r w:rsidR="0089576E" w:rsidRPr="000D394F">
          <w:t>isual</w:t>
        </w:r>
        <w:r w:rsidR="0089576E" w:rsidRPr="000B3764">
          <w:t>ly simulated</w:t>
        </w:r>
        <w:r w:rsidR="0089576E" w:rsidRPr="00FE037F">
          <w:t xml:space="preserve"> self-motion and task</w:t>
        </w:r>
      </w:ins>
      <w:ins w:id="104" w:author="Björn Jörges" w:date="2020-05-21T02:56:00Z">
        <w:r w:rsidR="00012A7C">
          <w:fldChar w:fldCharType="end"/>
        </w:r>
        <w:r w:rsidR="00012A7C">
          <w:t>”.</w:t>
        </w:r>
      </w:ins>
    </w:p>
    <w:p w14:paraId="5BA09DDB" w14:textId="7DEA5790" w:rsidR="00DD7747" w:rsidDel="00802B51" w:rsidRDefault="00841F20" w:rsidP="00820B2B">
      <w:pPr>
        <w:ind w:left="360"/>
        <w:jc w:val="both"/>
        <w:rPr>
          <w:del w:id="105" w:author="Björn Jörges" w:date="2020-05-18T22:14:00Z"/>
        </w:rPr>
      </w:pPr>
      <w:del w:id="106" w:author="Björn Jörges" w:date="2020-05-18T22:14:00Z">
        <w:r w:rsidDel="00802B51">
          <w:delText xml:space="preserve">Our experiment critically depended on our participants perceiving themselves as moving rather than the world as moving. </w:delText>
        </w:r>
      </w:del>
      <w:del w:id="107" w:author="Björn Jörges" w:date="2020-05-17T22:41:00Z">
        <w:r w:rsidR="00821020" w:rsidDel="00715DA3">
          <w:delText>W</w:delText>
        </w:r>
      </w:del>
      <w:del w:id="108" w:author="Björn Jörges" w:date="2020-05-18T22:14:00Z">
        <w:r w:rsidR="00821020" w:rsidDel="00802B51">
          <w:delText>e</w:delText>
        </w:r>
      </w:del>
      <w:del w:id="109" w:author="Björn Jörges" w:date="2020-05-17T22:35:00Z">
        <w:r w:rsidR="00821020" w:rsidDel="00776D6F">
          <w:delText xml:space="preserve"> therefore </w:delText>
        </w:r>
      </w:del>
      <w:del w:id="110" w:author="Björn Jörges" w:date="2020-05-18T22:14:00Z">
        <w:r w:rsidR="00821020" w:rsidDel="00802B51">
          <w:delText xml:space="preserve">asked our participants after the training (see below) and after conclusion of the experiment, whether they had perceived </w:delText>
        </w:r>
      </w:del>
      <w:del w:id="111" w:author="Björn Jörges" w:date="2020-05-18T20:16:00Z">
        <w:r w:rsidR="00821020" w:rsidDel="00185F1E">
          <w:delText>themselves as having moved</w:delText>
        </w:r>
      </w:del>
      <w:del w:id="112" w:author="Björn Jörges" w:date="2020-05-18T22:14:00Z">
        <w:r w:rsidR="00821020" w:rsidDel="00802B51">
          <w:delText>. They were only included into the confirmatory analyses if they answered “</w:delText>
        </w:r>
      </w:del>
      <w:del w:id="113" w:author="Björn Jörges" w:date="2020-05-18T20:16:00Z">
        <w:r w:rsidR="00821020" w:rsidDel="00185F1E">
          <w:delText>yes</w:delText>
        </w:r>
      </w:del>
      <w:del w:id="114" w:author="Björn Jörges" w:date="2020-05-18T22:14:00Z">
        <w:r w:rsidR="00821020" w:rsidDel="00802B51">
          <w:delText xml:space="preserve">” for their perception during the test session. Data collection continued until we achieved 16 subjects who had perceived </w:delText>
        </w:r>
      </w:del>
      <w:del w:id="115" w:author="Björn Jörges" w:date="2020-05-18T20:17:00Z">
        <w:r w:rsidR="00821020" w:rsidDel="002C4E55">
          <w:delText>self-motion</w:delText>
        </w:r>
      </w:del>
      <w:del w:id="116" w:author="Björn Jörges" w:date="2020-05-18T22:14:00Z">
        <w:r w:rsidR="00821020" w:rsidDel="00802B51">
          <w:delText xml:space="preserve"> during the test session.</w:delText>
        </w:r>
      </w:del>
    </w:p>
    <w:p w14:paraId="292C4044" w14:textId="77777777" w:rsidR="00373890" w:rsidRDefault="00373890" w:rsidP="0081339A">
      <w:pPr>
        <w:jc w:val="both"/>
      </w:pPr>
    </w:p>
    <w:p w14:paraId="46AEDAF3" w14:textId="77777777" w:rsidR="00C033C4" w:rsidRPr="00F1177B" w:rsidRDefault="00C033C4" w:rsidP="00F1177B">
      <w:pPr>
        <w:pStyle w:val="Heading3"/>
      </w:pPr>
      <w:r w:rsidRPr="00F1177B">
        <w:t>Apparatus</w:t>
      </w:r>
    </w:p>
    <w:p w14:paraId="246F440D" w14:textId="3F3FE8B0"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ins w:id="117" w:author="Björn Jörges" w:date="2020-05-16T04:30:00Z">
        <w:r w:rsidR="0060586A">
          <w:t xml:space="preserve"> visually simulated</w:t>
        </w:r>
      </w:ins>
      <w:r>
        <w:t xml:space="preserve"> self-motion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 an Oculus Rift</w:t>
      </w:r>
      <w:r w:rsidR="00C90E0E" w:rsidRPr="00C90E0E">
        <w:t xml:space="preserve"> (</w:t>
      </w:r>
      <w:r w:rsidR="0020008E">
        <w:t xml:space="preserve">CV1, </w:t>
      </w:r>
      <w:r w:rsidR="00C90E0E" w:rsidRPr="00C90E0E">
        <w:t>firmware version 709/b1ae4f61ae)</w:t>
      </w:r>
      <w:r w:rsidRPr="00C90E0E">
        <w:t xml:space="preserve">. Participants </w:t>
      </w:r>
      <w:r>
        <w:t>respond</w:t>
      </w:r>
      <w:r w:rsidR="009B140C">
        <w:t>ed</w:t>
      </w:r>
      <w:r>
        <w:t xml:space="preserve"> by means of</w:t>
      </w:r>
      <w:r w:rsidR="0023733E">
        <w:t xml:space="preserve"> a</w:t>
      </w:r>
      <w:r>
        <w:t xml:space="preserve"> </w:t>
      </w:r>
      <w:r w:rsidR="006A2426">
        <w:t>finger mouse.</w:t>
      </w:r>
    </w:p>
    <w:p w14:paraId="7A756DD4" w14:textId="77777777" w:rsidR="00661830" w:rsidRDefault="00661830" w:rsidP="0081339A">
      <w:pPr>
        <w:jc w:val="both"/>
      </w:pPr>
    </w:p>
    <w:p w14:paraId="6CD653F2" w14:textId="5E836A31" w:rsidR="00FD11B7" w:rsidRPr="00F1177B" w:rsidRDefault="00FD11B7" w:rsidP="00F1177B">
      <w:pPr>
        <w:pStyle w:val="Heading3"/>
        <w:rPr>
          <w:ins w:id="118" w:author="Björn Jörges" w:date="2020-05-18T22:14:00Z"/>
        </w:rPr>
      </w:pPr>
      <w:r w:rsidRPr="00F1177B">
        <w:t>Setup</w:t>
      </w:r>
    </w:p>
    <w:p w14:paraId="205FC38D" w14:textId="5E79AD64" w:rsidR="00AA7B31" w:rsidRDefault="00AA7B31" w:rsidP="0081339A">
      <w:pPr>
        <w:jc w:val="both"/>
        <w:rPr>
          <w:ins w:id="119" w:author="Björn Jörges" w:date="2020-05-18T22:19:00Z"/>
        </w:rPr>
      </w:pPr>
      <w:ins w:id="120" w:author="Björn Jörges" w:date="2020-05-18T22:19:00Z">
        <w:r>
          <w:t>Our experiment consisted of a Two Interval Forced-Choice Task where participants were asked to indicate which of two intervals contained objects moving at the higher speed.</w:t>
        </w:r>
      </w:ins>
    </w:p>
    <w:p w14:paraId="728DD0DD" w14:textId="4E4DF93F" w:rsidR="00FE037F" w:rsidRPr="00F1177B" w:rsidRDefault="00FE037F" w:rsidP="00F1177B">
      <w:pPr>
        <w:pStyle w:val="Heading4"/>
      </w:pPr>
      <w:ins w:id="121" w:author="Björn Jörges" w:date="2020-05-18T22:14:00Z">
        <w:r w:rsidRPr="00F1177B">
          <w:t>Environment and general layout</w:t>
        </w:r>
      </w:ins>
    </w:p>
    <w:p w14:paraId="0E378D76" w14:textId="1A602EEB" w:rsidR="00DE13D2" w:rsidRDefault="00D474DF" w:rsidP="00A22101">
      <w:pPr>
        <w:jc w:val="both"/>
      </w:pPr>
      <w:del w:id="122" w:author="Björn Jörges" w:date="2020-05-18T22:19:00Z">
        <w:r w:rsidDel="00AA7B31">
          <w:delText>Our experiment consist</w:delText>
        </w:r>
        <w:r w:rsidR="00662DE5" w:rsidDel="00AA7B31">
          <w:delText>ed</w:delText>
        </w:r>
        <w:r w:rsidDel="00AA7B31">
          <w:delText xml:space="preserve"> </w:delText>
        </w:r>
        <w:r w:rsidR="002A2567" w:rsidDel="00AA7B31">
          <w:delText>of</w:delText>
        </w:r>
        <w:r w:rsidDel="00AA7B31">
          <w:delText xml:space="preserve"> a Two Interval Forced-Choice Task where participants </w:delText>
        </w:r>
        <w:r w:rsidR="00662DE5" w:rsidDel="00AA7B31">
          <w:delText xml:space="preserve">were </w:delText>
        </w:r>
        <w:r w:rsidDel="00AA7B31">
          <w:delText xml:space="preserve">asked to </w:delText>
        </w:r>
        <w:r w:rsidR="002A2567" w:rsidDel="00AA7B31">
          <w:delText xml:space="preserve">indicate </w:delText>
        </w:r>
        <w:r w:rsidDel="00AA7B31">
          <w:delText xml:space="preserve">which of two intervals </w:delText>
        </w:r>
        <w:r w:rsidR="009028AC" w:rsidDel="00AA7B31">
          <w:delText xml:space="preserve">contained objects moving at </w:delText>
        </w:r>
        <w:r w:rsidDel="00AA7B31">
          <w:delText xml:space="preserve">the higher </w:delText>
        </w:r>
      </w:del>
      <w:del w:id="123" w:author="Björn Jörges" w:date="2020-05-16T04:22:00Z">
        <w:r w:rsidDel="002100A0">
          <w:delText>velocity</w:delText>
        </w:r>
      </w:del>
      <w:del w:id="124" w:author="Björn Jörges" w:date="2020-05-18T22:19:00Z">
        <w:r w:rsidDel="00AA7B31">
          <w:delText>.</w:delText>
        </w:r>
        <w:r w:rsidR="00DE13D2" w:rsidDel="00AA7B31">
          <w:delText xml:space="preserve"> </w:delText>
        </w:r>
      </w:del>
      <w:r w:rsidR="00DE13D2">
        <w:t xml:space="preserve">Participants were immersed in a virtual 3D environment that included depth cues from lighting, </w:t>
      </w:r>
      <w:proofErr w:type="gramStart"/>
      <w:r w:rsidR="00DE13D2">
        <w:t>shadows</w:t>
      </w:r>
      <w:proofErr w:type="gramEnd"/>
      <w:r w:rsidR="00DE13D2">
        <w:t xml:space="preserve"> and </w:t>
      </w:r>
      <w:r w:rsidR="00BE3FF0">
        <w:t xml:space="preserve">the </w:t>
      </w:r>
      <w:r w:rsidR="00DE13D2">
        <w:t>scale of the textures of the floor</w:t>
      </w:r>
      <w:ins w:id="125" w:author="Björn Jörges" w:date="2020-05-29T10:44:00Z">
        <w:r w:rsidR="0096798F">
          <w:t xml:space="preserve"> and the wall backdrop</w:t>
        </w:r>
      </w:ins>
      <w:r w:rsidR="00913B18">
        <w:t>.</w:t>
      </w:r>
      <w:r w:rsidR="005E132C">
        <w:t xml:space="preserve"> </w:t>
      </w:r>
      <w:r w:rsidR="00DE13D2">
        <w:t>The ball appeared to the left of the observer if it moved to the right, and to the right of the observer when it moved to the left. The exact position was determined by target speed and visual observer motion</w:t>
      </w:r>
      <w:r w:rsidR="00FB777C">
        <w:t xml:space="preserve"> (see </w:t>
      </w:r>
      <w:ins w:id="126" w:author="Björn Jörges" w:date="2020-05-16T06:19:00Z">
        <w:r w:rsidR="00494EA6">
          <w:t>E</w:t>
        </w:r>
      </w:ins>
      <w:del w:id="127" w:author="Björn Jörges" w:date="2020-05-16T06:19:00Z">
        <w:r w:rsidR="00FB777C" w:rsidDel="00494EA6">
          <w:delText>e</w:delText>
        </w:r>
      </w:del>
      <w:r w:rsidR="00FB777C">
        <w:t>quation 1 below)</w:t>
      </w:r>
      <w:r w:rsidR="00DE13D2">
        <w:t xml:space="preserve">. See </w:t>
      </w:r>
      <w:r w:rsidR="002B4A8F">
        <w:fldChar w:fldCharType="begin"/>
      </w:r>
      <w:r w:rsidR="002B4A8F">
        <w:instrText xml:space="preserve"> REF _Ref36902096 \h </w:instrText>
      </w:r>
      <w:r w:rsidR="002B4A8F">
        <w:fldChar w:fldCharType="separate"/>
      </w:r>
      <w:r w:rsidR="0089576E">
        <w:t xml:space="preserve">Figure </w:t>
      </w:r>
      <w:r w:rsidR="0089576E">
        <w:rPr>
          <w:noProof/>
        </w:rPr>
        <w:t>1</w:t>
      </w:r>
      <w:r w:rsidR="002B4A8F">
        <w:fldChar w:fldCharType="end"/>
      </w:r>
      <w:r w:rsidR="00DE13D2">
        <w:t>A for a diagram of the visual scene and Figure 1</w:t>
      </w:r>
      <w:ins w:id="128" w:author="Björn Jörges" w:date="2020-05-29T18:52:00Z">
        <w:r w:rsidR="00E43043">
          <w:t>C</w:t>
        </w:r>
      </w:ins>
      <w:del w:id="129" w:author="Björn Jörges" w:date="2020-05-29T18:52:00Z">
        <w:r w:rsidR="00DE13D2" w:rsidDel="00E43043">
          <w:delText>B</w:delText>
        </w:r>
      </w:del>
      <w:r w:rsidR="00DE13D2">
        <w:t xml:space="preserve"> for a screenshot from the experiment; furthermore, a short </w:t>
      </w:r>
      <w:r w:rsidR="00DE13D2">
        <w:lastRenderedPageBreak/>
        <w:t xml:space="preserve">sequence of the experiment can be </w:t>
      </w:r>
      <w:del w:id="130" w:author="Björn Jörges" w:date="2020-05-18T22:33:00Z">
        <w:r w:rsidR="00DE13D2" w:rsidDel="000B3764">
          <w:delText xml:space="preserve">viewed </w:delText>
        </w:r>
      </w:del>
      <w:ins w:id="131" w:author="Björn Jörges" w:date="2020-05-18T22:33:00Z">
        <w:r w:rsidR="000B3764">
          <w:t xml:space="preserve">downloaded </w:t>
        </w:r>
      </w:ins>
      <w:ins w:id="132" w:author="Björn Jörges" w:date="2020-05-29T18:52:00Z">
        <w:r w:rsidR="00E43043">
          <w:fldChar w:fldCharType="begin"/>
        </w:r>
        <w:r w:rsidR="00E43043">
          <w:instrText xml:space="preserve"> HYPERLINK "https://github.com/b-jorges/Motion-Perception-during-Self-Motion/blob/master/Figures/Main%20experiment.mp4" </w:instrText>
        </w:r>
      </w:ins>
      <w:ins w:id="133" w:author="Björn Jörges" w:date="2020-05-30T00:17:00Z"/>
      <w:ins w:id="134" w:author="Björn Jörges" w:date="2020-05-29T18:52:00Z">
        <w:r w:rsidR="00E43043">
          <w:fldChar w:fldCharType="separate"/>
        </w:r>
        <w:r w:rsidR="000B3764" w:rsidRPr="00E43043">
          <w:rPr>
            <w:rStyle w:val="Hyperlink"/>
          </w:rPr>
          <w:t>here (GitHub)</w:t>
        </w:r>
        <w:r w:rsidR="00E43043">
          <w:fldChar w:fldCharType="end"/>
        </w:r>
      </w:ins>
      <w:ins w:id="135" w:author="Björn Jörges" w:date="2020-05-18T22:33:00Z">
        <w:r w:rsidR="000B3764">
          <w:t>.</w:t>
        </w:r>
      </w:ins>
      <w:del w:id="136" w:author="Björn Jörges" w:date="2020-05-16T06:20:00Z">
        <w:r w:rsidR="00DE13D2" w:rsidDel="00494EA6">
          <w:delText>under</w:delText>
        </w:r>
        <w:r w:rsidR="000A7FCE" w:rsidDel="00494EA6">
          <w:delText xml:space="preserve"> </w:delText>
        </w:r>
        <w:r w:rsidR="00DE13D2" w:rsidDel="00494EA6">
          <w:delText>https://github.com/b-jorges/Motion-Perception-during-SelfMotion/blob/master/Figures/GIF%20of%20Stimulus.gif.</w:delText>
        </w:r>
        <w:r w:rsidDel="00494EA6">
          <w:delText xml:space="preserve"> </w:delText>
        </w:r>
      </w:del>
    </w:p>
    <w:p w14:paraId="45799D36" w14:textId="792F2AD9" w:rsidR="00FE037F" w:rsidRPr="00FA3139" w:rsidRDefault="00FE037F" w:rsidP="00F1177B">
      <w:pPr>
        <w:pStyle w:val="Heading4"/>
        <w:rPr>
          <w:ins w:id="137" w:author="Björn Jörges" w:date="2020-05-18T22:14:00Z"/>
        </w:rPr>
      </w:pPr>
      <w:ins w:id="138" w:author="Björn Jörges" w:date="2020-05-18T22:14:00Z">
        <w:r w:rsidRPr="00FA3139">
          <w:t>Targe</w:t>
        </w:r>
        <w:r w:rsidRPr="00F1177B">
          <w:t>t</w:t>
        </w:r>
      </w:ins>
      <w:ins w:id="139" w:author="Björn Jörges" w:date="2020-05-18T22:16:00Z">
        <w:r w:rsidR="00EF507A">
          <w:t>s</w:t>
        </w:r>
        <w:r>
          <w:t xml:space="preserve"> and visually simulated self-motion</w:t>
        </w:r>
      </w:ins>
    </w:p>
    <w:p w14:paraId="33E492AB" w14:textId="0D6EB0AB" w:rsidR="00C139A1" w:rsidRDefault="00D474DF" w:rsidP="00A22101">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xml:space="preserve"> m in front of them, travelling </w:t>
      </w:r>
      <w:del w:id="140" w:author="Björn Jörges" w:date="2020-05-29T10:45:00Z">
        <w:r w:rsidDel="0096798F">
          <w:delText xml:space="preserve">to the right or to the left </w:delText>
        </w:r>
      </w:del>
      <w:r>
        <w:t>with 6.6 or 8.0 m/s</w:t>
      </w:r>
      <w:r w:rsidR="002A738E">
        <w:t xml:space="preserve"> (</w:t>
      </w:r>
      <w:del w:id="141" w:author="Björn Jörges" w:date="2020-05-29T10:45:00Z">
        <w:r w:rsidR="002A738E" w:rsidDel="0096798F">
          <w:delText xml:space="preserve">four </w:delText>
        </w:r>
      </w:del>
      <w:ins w:id="142" w:author="Björn Jörges" w:date="2020-05-29T10:45:00Z">
        <w:r w:rsidR="0096798F">
          <w:t xml:space="preserve">two </w:t>
        </w:r>
      </w:ins>
      <w:r w:rsidR="002A738E">
        <w:t>target motion profiles)</w:t>
      </w:r>
      <w:r>
        <w:t>.</w:t>
      </w:r>
      <w:ins w:id="143" w:author="Björn Jörges" w:date="2020-05-29T10:45:00Z">
        <w:r w:rsidR="0096798F">
          <w:t xml:space="preserve"> The direction in which the targets moved was chosen randomly on each trial.</w:t>
        </w:r>
      </w:ins>
      <w:r>
        <w:t xml:space="preserve"> </w:t>
      </w:r>
      <w:r w:rsidR="00C139A1">
        <w:t>During this interval</w:t>
      </w:r>
      <w:r>
        <w:t xml:space="preserve">, participants </w:t>
      </w:r>
      <w:r w:rsidR="00662DE5">
        <w:t xml:space="preserve">were </w:t>
      </w:r>
      <w:r>
        <w:t xml:space="preserve">either static or </w:t>
      </w:r>
      <w:r w:rsidR="00C033C4">
        <w:t>experience</w:t>
      </w:r>
      <w:r w:rsidR="00662DE5">
        <w:t>d</w:t>
      </w:r>
      <w:r w:rsidR="00C033C4">
        <w:t xml:space="preserve"> </w:t>
      </w:r>
      <w:ins w:id="144" w:author="Björn Jörges" w:date="2020-05-29T10:47:00Z">
        <w:r w:rsidR="0096798F">
          <w:t xml:space="preserve">visually </w:t>
        </w:r>
      </w:ins>
      <w:r w:rsidR="00C033C4">
        <w:t xml:space="preserve">simulated body </w:t>
      </w:r>
      <w:r>
        <w:t>move</w:t>
      </w:r>
      <w:r w:rsidR="00C033C4">
        <w:t>ment</w:t>
      </w:r>
      <w:r>
        <w:t xml:space="preserve"> to the left or to the right with a Gaussian </w:t>
      </w:r>
      <w:del w:id="145" w:author="Björn Jörges" w:date="2020-05-16T04:22:00Z">
        <w:r w:rsidDel="002100A0">
          <w:delText>velocity</w:delText>
        </w:r>
      </w:del>
      <w:ins w:id="146" w:author="Björn Jörges" w:date="2020-05-16T04:22:00Z">
        <w:r w:rsidR="002100A0">
          <w:t>speed</w:t>
        </w:r>
      </w:ins>
      <w:r>
        <w:t xml:space="preserve"> profile</w:t>
      </w:r>
      <w:r w:rsidR="002A738E">
        <w:t xml:space="preserve"> (three self-motion profiles)</w:t>
      </w:r>
      <w:r>
        <w:t xml:space="preserve">, accelerating until reaching peak </w:t>
      </w:r>
      <w:del w:id="147" w:author="Björn Jörges" w:date="2020-05-16T04:22:00Z">
        <w:r w:rsidDel="002100A0">
          <w:delText>velocity</w:delText>
        </w:r>
      </w:del>
      <w:ins w:id="148" w:author="Björn Jörges" w:date="2020-05-16T04:22:00Z">
        <w:r w:rsidR="002100A0">
          <w:t>speed</w:t>
        </w:r>
      </w:ins>
      <w:r>
        <w:t xml:space="preserve"> after 0.25</w:t>
      </w:r>
      <w:r w:rsidR="00CC3AED">
        <w:t> s</w:t>
      </w:r>
      <w:r>
        <w:t xml:space="preserve"> and then slowing down until coming to a halt at 0.5 s</w:t>
      </w:r>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ins w:id="149" w:author="Björn Jörges" w:date="2020-05-16T04:30:00Z">
        <w:r w:rsidR="0060586A">
          <w:t xml:space="preserve"> visually</w:t>
        </w:r>
      </w:ins>
      <w:ins w:id="150" w:author="Björn Jörges" w:date="2020-05-16T06:09:00Z">
        <w:r w:rsidR="00A351D4">
          <w:t xml:space="preserve"> simulated</w:t>
        </w:r>
      </w:ins>
      <w:r w:rsidR="001D5D5C">
        <w:t xml:space="preserve"> self-motion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del w:id="151" w:author="Björn Jörges" w:date="2020-05-16T04:22:00Z">
        <w:r w:rsidR="009A3AB1" w:rsidDel="002100A0">
          <w:delText>velocity</w:delText>
        </w:r>
      </w:del>
      <w:ins w:id="152" w:author="Björn Jörges" w:date="2020-05-16T04:22:00Z">
        <w:r w:rsidR="002100A0">
          <w:t>speed</w:t>
        </w:r>
      </w:ins>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w:t>
      </w:r>
      <w:del w:id="153" w:author="Björn Jörges" w:date="2020-05-20T23:48:00Z">
        <w:r w:rsidR="00C139A1" w:rsidDel="002A6643">
          <w:delText> </w:delText>
        </w:r>
      </w:del>
      <w:r w:rsidR="00C139A1">
        <w:t>e.</w:t>
      </w:r>
      <w:ins w:id="154" w:author="Björn Jörges" w:date="2020-05-20T23:48:00Z">
        <w:r w:rsidR="002A6643">
          <w:t>,</w:t>
        </w:r>
      </w:ins>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EE25E4"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6173473F" w14:textId="7FA9D6E5" w:rsidR="000F51D4" w:rsidRDefault="00EE25E4" w:rsidP="0081339A">
      <w:pPr>
        <w:jc w:val="both"/>
        <w:rPr>
          <w:ins w:id="155" w:author="Björn Jörges" w:date="2020-05-18T22:16:00Z"/>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del w:id="156" w:author="Björn Jörges" w:date="2020-05-16T04:22:00Z">
        <w:r w:rsidR="000F51D4" w:rsidDel="002100A0">
          <w:rPr>
            <w:rFonts w:ascii="Calibri" w:hAnsi="Calibri" w:cs="Calibri"/>
          </w:rPr>
          <w:delText>velocity</w:delText>
        </w:r>
      </w:del>
      <w:ins w:id="157" w:author="Björn Jörges" w:date="2020-05-16T04:22:00Z">
        <w:r w:rsidR="002100A0">
          <w:rPr>
            <w:rFonts w:ascii="Calibri" w:hAnsi="Calibri" w:cs="Calibri"/>
          </w:rPr>
          <w:t>speed</w:t>
        </w:r>
      </w:ins>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F1177B">
      <w:pPr>
        <w:pStyle w:val="Heading4"/>
        <w:rPr>
          <w:ins w:id="158" w:author="Björn Jörges" w:date="2020-05-18T22:14:00Z"/>
        </w:rPr>
      </w:pPr>
      <w:ins w:id="159" w:author="Björn Jörges" w:date="2020-05-18T22:15:00Z">
        <w:r w:rsidRPr="00FA3139">
          <w:t>Sta</w:t>
        </w:r>
        <w:r w:rsidRPr="00F1177B">
          <w:t>ircase</w:t>
        </w:r>
      </w:ins>
    </w:p>
    <w:p w14:paraId="0BD7E980" w14:textId="7B4065C5" w:rsidR="0081339A" w:rsidRDefault="00D474DF" w:rsidP="0081339A">
      <w:pPr>
        <w:jc w:val="both"/>
        <w:rPr>
          <w:ins w:id="160" w:author="Björn Jörges" w:date="2020-05-29T18:52:00Z"/>
        </w:rPr>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if It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 xml:space="preserve">spread out vertically over </w:t>
      </w:r>
      <w:proofErr w:type="gramStart"/>
      <w:r w:rsidR="0005524E">
        <w:t>a distance of 1</w:t>
      </w:r>
      <w:proofErr w:type="gramEnd"/>
      <w:r w:rsidR="0005524E">
        <w:t>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ins w:id="161" w:author="Björn Jörges" w:date="2020-05-16T04:30:00Z">
        <w:r w:rsidR="0060586A">
          <w:t xml:space="preserve"> visually </w:t>
        </w:r>
      </w:ins>
      <w:ins w:id="162" w:author="Björn Jörges" w:date="2020-05-16T06:09:00Z">
        <w:r w:rsidR="00A351D4">
          <w:t>stimulated</w:t>
        </w:r>
      </w:ins>
      <w:r>
        <w:t xml:space="preserve"> self-motion (left, right or static) and object motion (</w:t>
      </w:r>
      <w:del w:id="163" w:author="Björn Jörges" w:date="2020-05-27T23:26:00Z">
        <w:r w:rsidDel="00F27583">
          <w:delText xml:space="preserve">-8, -6.6, </w:delText>
        </w:r>
      </w:del>
      <w:r>
        <w:t>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ins w:id="164" w:author="Björn Jörges" w:date="2020-05-27T23:28:00Z">
        <w:r w:rsidR="00F27583">
          <w:t xml:space="preserve"> The direction (left-to-right or right-to-left) was chosen randomly</w:t>
        </w:r>
      </w:ins>
      <w:ins w:id="165" w:author="Björn Jörges" w:date="2020-05-27T23:29:00Z">
        <w:r w:rsidR="00F27583">
          <w:t xml:space="preserve"> for each </w:t>
        </w:r>
        <w:proofErr w:type="gramStart"/>
        <w:r w:rsidR="00F27583">
          <w:t>trials</w:t>
        </w:r>
      </w:ins>
      <w:proofErr w:type="gramEnd"/>
      <w:ins w:id="166" w:author="Björn Jörges" w:date="2020-05-27T23:28:00Z">
        <w:r w:rsidR="00F27583">
          <w:t>.</w:t>
        </w:r>
      </w:ins>
      <w:r>
        <w:t xml:space="preserve"> </w:t>
      </w:r>
      <w:r w:rsidR="00C033C4">
        <w:t>Thus</w:t>
      </w:r>
      <w:r w:rsidR="00A81A47">
        <w:t>,</w:t>
      </w:r>
      <w:r w:rsidR="00C033C4">
        <w:t xml:space="preserve"> there </w:t>
      </w:r>
      <w:r w:rsidR="00662DE5">
        <w:t xml:space="preserve">was </w:t>
      </w:r>
      <w:r w:rsidR="00C033C4">
        <w:t xml:space="preserve">a total of </w:t>
      </w:r>
      <w:ins w:id="167" w:author="Björn Jörges" w:date="2020-05-27T23:29:00Z">
        <w:r w:rsidR="00027990">
          <w:t>2</w:t>
        </w:r>
      </w:ins>
      <w:del w:id="168" w:author="Björn Jörges" w:date="2020-05-27T23:29:00Z">
        <w:r w:rsidR="00C033C4" w:rsidDel="00027990">
          <w:delText>4</w:delText>
        </w:r>
      </w:del>
      <w:r w:rsidR="00C033C4">
        <w:t xml:space="preserve"> target speeds x 3 motion conditions x 2 = </w:t>
      </w:r>
      <w:del w:id="169" w:author="Björn Jörges" w:date="2020-05-27T23:29:00Z">
        <w:r w:rsidR="00C033C4" w:rsidDel="00603F12">
          <w:delText xml:space="preserve">24 </w:delText>
        </w:r>
      </w:del>
      <w:ins w:id="170" w:author="Björn Jörges" w:date="2020-05-27T23:29:00Z">
        <w:r w:rsidR="00603F12">
          <w:t xml:space="preserve">12 </w:t>
        </w:r>
      </w:ins>
      <w:del w:id="171" w:author="Björn Jörges" w:date="2020-05-27T23:29:00Z">
        <w:r w:rsidR="00C033C4" w:rsidDel="00603F12">
          <w:delText xml:space="preserve">interleaved </w:delText>
        </w:r>
      </w:del>
      <w:r w:rsidR="00C033C4">
        <w:t xml:space="preserve">staircases. </w:t>
      </w:r>
      <w:r>
        <w:t>When participants answer</w:t>
      </w:r>
      <w:r w:rsidR="00662DE5">
        <w:t>ed</w:t>
      </w:r>
      <w:r>
        <w:t xml:space="preserve"> that the</w:t>
      </w:r>
      <w:r w:rsidR="00A46D31">
        <w:t xml:space="preserve"> ball cloud was faster, a lower </w:t>
      </w:r>
      <w:del w:id="172" w:author="Björn Jörges" w:date="2020-05-16T04:22:00Z">
        <w:r w:rsidR="00A46D31" w:rsidDel="002100A0">
          <w:delText>velocity</w:delText>
        </w:r>
      </w:del>
      <w:ins w:id="173" w:author="Björn Jörges" w:date="2020-05-16T04:22:00Z">
        <w:r w:rsidR="002100A0">
          <w:t>speed</w:t>
        </w:r>
      </w:ins>
      <w:r w:rsidR="00A46D31">
        <w:t xml:space="preserve"> </w:t>
      </w:r>
      <w:r w:rsidR="00662DE5">
        <w:t xml:space="preserve">was </w:t>
      </w:r>
      <w:r w:rsidR="00A46D31">
        <w:t>displayed in the next trial of th</w:t>
      </w:r>
      <w:r w:rsidR="00A81A47">
        <w:t>at</w:t>
      </w:r>
      <w:r w:rsidR="00A46D31">
        <w:t xml:space="preserve"> PEST and vice-versa.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 xml:space="preserve">doubled before the last </w:t>
      </w:r>
      <w:proofErr w:type="gramStart"/>
      <w:r w:rsidR="00A46D31">
        <w:t>reversal,</w:t>
      </w:r>
      <w:r w:rsidR="00A81A47">
        <w:t xml:space="preserve"> </w:t>
      </w:r>
      <w:r w:rsidR="00A46D31">
        <w:t>or</w:t>
      </w:r>
      <w:proofErr w:type="gramEnd"/>
      <w:r w:rsidR="00A46D31">
        <w:t xml:space="preserve">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w:t>
      </w:r>
      <w:r w:rsidR="00A46D31">
        <w:lastRenderedPageBreak/>
        <w:t xml:space="preserve">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del w:id="174" w:author="Björn Jörges" w:date="2020-05-29T16:28:00Z">
        <w:r w:rsidR="00A46D31" w:rsidDel="00077498">
          <w:delText>3</w:delText>
        </w:r>
      </w:del>
      <w:ins w:id="175" w:author="Björn Jörges" w:date="2020-05-29T16:28:00Z">
        <w:r w:rsidR="00077498">
          <w:t>27</w:t>
        </w:r>
      </w:ins>
      <w:del w:id="176" w:author="Björn Jörges" w:date="2020-05-27T23:27:00Z">
        <w:r w:rsidR="00A46D31" w:rsidDel="00F27583">
          <w:delText>5</w:delText>
        </w:r>
      </w:del>
      <w:r w:rsidR="00A46D31">
        <w:t xml:space="preserve"> trials. The experiment end</w:t>
      </w:r>
      <w:r w:rsidR="009B140C">
        <w:t>ed</w:t>
      </w:r>
      <w:r w:rsidR="00A46D31">
        <w:t xml:space="preserve"> when all </w:t>
      </w:r>
      <w:del w:id="177" w:author="Björn Jörges" w:date="2020-05-29T16:28:00Z">
        <w:r w:rsidR="002A738E" w:rsidDel="00B24048">
          <w:delText xml:space="preserve">24 </w:delText>
        </w:r>
      </w:del>
      <w:r w:rsidR="00A46D31">
        <w:t>PESTs</w:t>
      </w:r>
      <w:ins w:id="178" w:author="Björn Jörges" w:date="2020-05-29T16:28:00Z">
        <w:r w:rsidR="00B24048">
          <w:t>, including the control PESTs (</w:t>
        </w:r>
      </w:ins>
      <w:ins w:id="179" w:author="Björn Jörges" w:date="2020-05-29T16:30:00Z">
        <w:r w:rsidR="00B24048">
          <w:t>see “</w:t>
        </w:r>
      </w:ins>
      <w:ins w:id="180" w:author="Björn Jörges" w:date="2020-05-29T16:29:00Z">
        <w:r w:rsidR="00B24048">
          <w:fldChar w:fldCharType="begin"/>
        </w:r>
        <w:r w:rsidR="00B24048">
          <w:instrText xml:space="preserve"> REF _Ref41662209 \h </w:instrText>
        </w:r>
      </w:ins>
      <w:r w:rsidR="00B24048">
        <w:fldChar w:fldCharType="separate"/>
      </w:r>
      <w:ins w:id="181" w:author="Björn Jörges" w:date="2020-05-30T00:17:00Z">
        <w:r w:rsidR="0089576E">
          <w:t>A possible confound: Induced Motion</w:t>
        </w:r>
      </w:ins>
      <w:ins w:id="182" w:author="Björn Jörges" w:date="2020-05-29T16:29:00Z">
        <w:r w:rsidR="00B24048">
          <w:fldChar w:fldCharType="end"/>
        </w:r>
      </w:ins>
      <w:ins w:id="183" w:author="Björn Jörges" w:date="2020-05-29T16:30:00Z">
        <w:r w:rsidR="00B24048">
          <w:t>” below</w:t>
        </w:r>
      </w:ins>
      <w:ins w:id="184" w:author="Björn Jörges" w:date="2020-05-29T16:28:00Z">
        <w:r w:rsidR="00B24048">
          <w:t>),</w:t>
        </w:r>
      </w:ins>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ins w:id="185" w:author="Björn Jörges" w:date="2020-05-27T23:27:00Z">
        <w:r w:rsidR="00F27583">
          <w:t xml:space="preserve"> including instructions and breaks</w:t>
        </w:r>
      </w:ins>
      <w:ins w:id="186" w:author="Björn Jörges" w:date="2020-05-27T23:28:00Z">
        <w:r w:rsidR="00F27583">
          <w:t>,</w:t>
        </w:r>
      </w:ins>
      <w:ins w:id="187" w:author="Björn Jörges" w:date="2020-05-27T23:27:00Z">
        <w:r w:rsidR="00F27583">
          <w:t xml:space="preserve"> which participants could take</w:t>
        </w:r>
      </w:ins>
      <w:del w:id="188" w:author="Björn Jörges" w:date="2020-05-27T23:27:00Z">
        <w:r w:rsidR="00A81A47" w:rsidDel="00F27583">
          <w:delText>.</w:delText>
        </w:r>
      </w:del>
      <w:r w:rsidR="00471BF5">
        <w:t xml:space="preserve"> </w:t>
      </w:r>
      <w:ins w:id="189" w:author="Björn Jörges" w:date="2020-05-27T23:27:00Z">
        <w:r w:rsidR="00F27583">
          <w:t>e</w:t>
        </w:r>
      </w:ins>
      <w:del w:id="190" w:author="Björn Jörges" w:date="2020-05-27T23:27:00Z">
        <w:r w:rsidR="00471BF5" w:rsidDel="00F27583">
          <w:delText>E</w:delText>
        </w:r>
      </w:del>
      <w:r w:rsidR="00471BF5">
        <w:t>very 15 minutes</w:t>
      </w:r>
      <w:ins w:id="191" w:author="Björn Jörges" w:date="2020-05-27T23:27:00Z">
        <w:r w:rsidR="00F27583">
          <w:t>.</w:t>
        </w:r>
      </w:ins>
      <w:del w:id="192" w:author="Björn Jörges" w:date="2020-05-27T23:27:00Z">
        <w:r w:rsidR="00471BF5" w:rsidDel="00F27583">
          <w:delText>, participants were asked whether they wanted to take a short break.</w:delText>
        </w:r>
      </w:del>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3" w:author="Björn Jörges" w:date="2020-05-29T18:54:00Z">
          <w:tblPr>
            <w:tblStyle w:val="TableGrid"/>
            <w:tblW w:w="0" w:type="auto"/>
            <w:tblLook w:val="04A0" w:firstRow="1" w:lastRow="0" w:firstColumn="1" w:lastColumn="0" w:noHBand="0" w:noVBand="1"/>
          </w:tblPr>
        </w:tblPrChange>
      </w:tblPr>
      <w:tblGrid>
        <w:gridCol w:w="4773"/>
        <w:gridCol w:w="4803"/>
        <w:tblGridChange w:id="194">
          <w:tblGrid>
            <w:gridCol w:w="4773"/>
            <w:gridCol w:w="4803"/>
          </w:tblGrid>
        </w:tblGridChange>
      </w:tblGrid>
      <w:tr w:rsidR="00FF7CD5" w14:paraId="383C034A" w14:textId="77777777" w:rsidTr="00FF7CD5">
        <w:trPr>
          <w:ins w:id="195" w:author="Björn Jörges" w:date="2020-05-29T18:53:00Z"/>
        </w:trPr>
        <w:tc>
          <w:tcPr>
            <w:tcW w:w="4788" w:type="dxa"/>
            <w:tcPrChange w:id="196" w:author="Björn Jörges" w:date="2020-05-29T18:54:00Z">
              <w:tcPr>
                <w:tcW w:w="4788" w:type="dxa"/>
              </w:tcPr>
            </w:tcPrChange>
          </w:tcPr>
          <w:p w14:paraId="27F0778F" w14:textId="1F8877C7" w:rsidR="00FF7CD5" w:rsidRDefault="00FF7CD5" w:rsidP="0081339A">
            <w:pPr>
              <w:jc w:val="both"/>
              <w:rPr>
                <w:ins w:id="197" w:author="Björn Jörges" w:date="2020-05-29T18:53:00Z"/>
              </w:rPr>
            </w:pPr>
            <w:r>
              <w:rPr>
                <w:noProof/>
              </w:rPr>
              <mc:AlternateContent>
                <mc:Choice Requires="wps">
                  <w:drawing>
                    <wp:anchor distT="0" distB="0" distL="114300" distR="114300" simplePos="0" relativeHeight="251638784" behindDoc="0" locked="0" layoutInCell="1" allowOverlap="1" wp14:anchorId="5CC442BE" wp14:editId="2F008D30">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665407" w:rsidRPr="009C7325" w:rsidRDefault="00665407">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442BE" id="_x0000_t202" coordsize="21600,21600" o:spt="202" path="m,l,21600r21600,l21600,xe">
                      <v:stroke joinstyle="miter"/>
                      <v:path gradientshapeok="t" o:connecttype="rect"/>
                    </v:shapetype>
                    <v:shape id="Text Box 13" o:spid="_x0000_s1026" type="#_x0000_t202" style="position:absolute;left:0;text-align:left;margin-left:7.15pt;margin-top:3.55pt;width:1in;height:27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" fillcolor="white [3201]" strokecolor="white [3212]" strokeweight=".5pt">
                      <v:textbox>
                        <w:txbxContent>
                          <w:p w14:paraId="5BDC7784" w14:textId="6F8B3026" w:rsidR="00665407" w:rsidRPr="009C7325" w:rsidRDefault="00665407">
                            <w:pPr>
                              <w:rPr>
                                <w:sz w:val="30"/>
                                <w:szCs w:val="30"/>
                                <w:lang w:val="de-DE"/>
                              </w:rPr>
                            </w:pPr>
                            <w:r w:rsidRPr="009C7325">
                              <w:rPr>
                                <w:sz w:val="30"/>
                                <w:szCs w:val="30"/>
                                <w:lang w:val="de-DE"/>
                              </w:rPr>
                              <w:t>A</w:t>
                            </w:r>
                          </w:p>
                        </w:txbxContent>
                      </v:textbox>
                    </v:shape>
                  </w:pict>
                </mc:Fallback>
              </mc:AlternateContent>
            </w:r>
            <w:ins w:id="198" w:author="Björn Jörges" w:date="2020-05-29T18:53:00Z">
              <w:r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788" w:type="dxa"/>
            <w:tcPrChange w:id="199" w:author="Björn Jörges" w:date="2020-05-29T18:54:00Z">
              <w:tcPr>
                <w:tcW w:w="4788" w:type="dxa"/>
              </w:tcPr>
            </w:tcPrChange>
          </w:tcPr>
          <w:p w14:paraId="4F277839" w14:textId="6DAD0633" w:rsidR="00FF7CD5" w:rsidRDefault="00FF7CD5" w:rsidP="0081339A">
            <w:pPr>
              <w:jc w:val="both"/>
              <w:rPr>
                <w:ins w:id="200" w:author="Björn Jörges" w:date="2020-05-29T18:53:00Z"/>
              </w:rPr>
            </w:pPr>
            <w:ins w:id="201" w:author="Björn Jörges" w:date="2020-05-29T18:19:00Z">
              <w:r>
                <w:rPr>
                  <w:noProof/>
                </w:rPr>
                <mc:AlternateContent>
                  <mc:Choice Requires="wps">
                    <w:drawing>
                      <wp:anchor distT="0" distB="0" distL="114300" distR="114300" simplePos="0" relativeHeight="251685888"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74CB3A5B" w:rsidR="00837BC3" w:rsidRPr="009C7325" w:rsidRDefault="00837BC3" w:rsidP="00837BC3">
                                    <w:pPr>
                                      <w:rPr>
                                        <w:sz w:val="30"/>
                                        <w:szCs w:val="30"/>
                                        <w:lang w:val="de-DE"/>
                                      </w:rPr>
                                    </w:pPr>
                                    <w:ins w:id="202" w:author="Björn Jörges" w:date="2020-05-29T18:20:00Z">
                                      <w:r>
                                        <w:rPr>
                                          <w:sz w:val="30"/>
                                          <w:szCs w:val="30"/>
                                          <w:lang w:val="de-DE"/>
                                        </w:rPr>
                                        <w:t>D</w:t>
                                      </w:r>
                                    </w:ins>
                                    <w:del w:id="203"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7" type="#_x0000_t202" style="position:absolute;left:0;text-align:left;margin-left:-.15pt;margin-top:220.6pt;width:26.2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" fillcolor="#e7e6e6" stroked="f" strokeweight=".5pt">
                        <v:fill opacity="25443f"/>
                        <v:textbox>
                          <w:txbxContent>
                            <w:p w14:paraId="2E4A3523" w14:textId="74CB3A5B" w:rsidR="00837BC3" w:rsidRPr="009C7325" w:rsidRDefault="00837BC3" w:rsidP="00837BC3">
                              <w:pPr>
                                <w:rPr>
                                  <w:sz w:val="30"/>
                                  <w:szCs w:val="30"/>
                                  <w:lang w:val="de-DE"/>
                                </w:rPr>
                              </w:pPr>
                              <w:ins w:id="204" w:author="Björn Jörges" w:date="2020-05-29T18:20:00Z">
                                <w:r>
                                  <w:rPr>
                                    <w:sz w:val="30"/>
                                    <w:szCs w:val="30"/>
                                    <w:lang w:val="de-DE"/>
                                  </w:rPr>
                                  <w:t>D</w:t>
                                </w:r>
                              </w:ins>
                              <w:del w:id="205" w:author="Björn Jörges" w:date="2020-05-29T18:19:00Z">
                                <w:r w:rsidRPr="009C7325" w:rsidDel="00837BC3">
                                  <w:rPr>
                                    <w:sz w:val="30"/>
                                    <w:szCs w:val="30"/>
                                    <w:lang w:val="de-DE"/>
                                  </w:rPr>
                                  <w:delText>B</w:delText>
                                </w:r>
                              </w:del>
                            </w:p>
                          </w:txbxContent>
                        </v:textbox>
                      </v:shape>
                    </w:pict>
                  </mc:Fallback>
                </mc:AlternateContent>
              </w:r>
            </w:ins>
            <w:del w:id="206" w:author="Björn Jörges" w:date="2020-05-29T18:53:00Z">
              <w:r w:rsidDel="00FF7CD5">
                <w:rPr>
                  <w:noProof/>
                </w:rPr>
                <mc:AlternateContent>
                  <mc:Choice Requires="wps">
                    <w:drawing>
                      <wp:anchor distT="0" distB="0" distL="114300" distR="114300" simplePos="0" relativeHeight="251654144" behindDoc="0" locked="0" layoutInCell="1" allowOverlap="1" wp14:anchorId="20FAD952" wp14:editId="56A37936">
                        <wp:simplePos x="0" y="0"/>
                        <wp:positionH relativeFrom="column">
                          <wp:posOffset>64135</wp:posOffset>
                        </wp:positionH>
                        <wp:positionV relativeFrom="paragraph">
                          <wp:posOffset>35560</wp:posOffset>
                        </wp:positionV>
                        <wp:extent cx="333375" cy="381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3375" cy="381000"/>
                                </a:xfrm>
                                <a:prstGeom prst="rect">
                                  <a:avLst/>
                                </a:prstGeom>
                                <a:noFill/>
                                <a:ln w="6350">
                                  <a:noFill/>
                                </a:ln>
                              </wps:spPr>
                              <wps:txbx>
                                <w:txbxContent>
                                  <w:p w14:paraId="2673BB8B" w14:textId="65DB9182" w:rsidR="00665407" w:rsidRPr="009C7325" w:rsidRDefault="00665407" w:rsidP="009C7325">
                                    <w:pPr>
                                      <w:rPr>
                                        <w:sz w:val="30"/>
                                        <w:szCs w:val="30"/>
                                        <w:lang w:val="de-DE"/>
                                      </w:rPr>
                                    </w:pPr>
                                    <w:r w:rsidRPr="009C7325">
                                      <w:rPr>
                                        <w:sz w:val="30"/>
                                        <w:szCs w:val="3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D952" id="Text Box 14" o:spid="_x0000_s1028" type="#_x0000_t202" style="position:absolute;left:0;text-align:left;margin-left:5.05pt;margin-top:2.8pt;width:26.2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" filled="f" stroked="f" strokeweight=".5pt">
                        <v:textbox>
                          <w:txbxContent>
                            <w:p w14:paraId="2673BB8B" w14:textId="65DB9182" w:rsidR="00665407" w:rsidRPr="009C7325" w:rsidRDefault="00665407" w:rsidP="009C7325">
                              <w:pPr>
                                <w:rPr>
                                  <w:sz w:val="30"/>
                                  <w:szCs w:val="30"/>
                                  <w:lang w:val="de-DE"/>
                                </w:rPr>
                              </w:pPr>
                              <w:r w:rsidRPr="009C7325">
                                <w:rPr>
                                  <w:sz w:val="30"/>
                                  <w:szCs w:val="30"/>
                                  <w:lang w:val="de-DE"/>
                                </w:rPr>
                                <w:t>B</w:t>
                              </w:r>
                            </w:p>
                          </w:txbxContent>
                        </v:textbox>
                      </v:shape>
                    </w:pict>
                  </mc:Fallback>
                </mc:AlternateContent>
              </w:r>
            </w:del>
            <w:ins w:id="207" w:author="Björn Jörges" w:date="2020-05-29T18:53:00Z">
              <w:r>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ins>
          </w:p>
        </w:tc>
      </w:tr>
      <w:tr w:rsidR="00FF7CD5" w14:paraId="2CDEBCA9" w14:textId="77777777" w:rsidTr="00FF7CD5">
        <w:trPr>
          <w:ins w:id="208" w:author="Björn Jörges" w:date="2020-05-29T18:53:00Z"/>
        </w:trPr>
        <w:tc>
          <w:tcPr>
            <w:tcW w:w="4788" w:type="dxa"/>
            <w:tcPrChange w:id="209" w:author="Björn Jörges" w:date="2020-05-29T18:54:00Z">
              <w:tcPr>
                <w:tcW w:w="4788" w:type="dxa"/>
              </w:tcPr>
            </w:tcPrChange>
          </w:tcPr>
          <w:p w14:paraId="71570CE4" w14:textId="67DC4852" w:rsidR="00FF7CD5" w:rsidRDefault="00FF7CD5" w:rsidP="0081339A">
            <w:pPr>
              <w:jc w:val="both"/>
              <w:rPr>
                <w:ins w:id="210" w:author="Björn Jörges" w:date="2020-05-29T18:53:00Z"/>
              </w:rPr>
            </w:pPr>
            <w:ins w:id="211" w:author="Björn Jörges" w:date="2020-05-29T18:19:00Z">
              <w:r>
                <w:rPr>
                  <w:noProof/>
                </w:rPr>
                <mc:AlternateContent>
                  <mc:Choice Requires="wps">
                    <w:drawing>
                      <wp:anchor distT="0" distB="0" distL="114300" distR="114300" simplePos="0" relativeHeight="251671552" behindDoc="0" locked="0" layoutInCell="1" allowOverlap="1" wp14:anchorId="06EF05D7" wp14:editId="13DFEDCD">
                        <wp:simplePos x="0" y="0"/>
                        <wp:positionH relativeFrom="column">
                          <wp:posOffset>57150</wp:posOffset>
                        </wp:positionH>
                        <wp:positionV relativeFrom="paragraph">
                          <wp:posOffset>81280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111038B1" w:rsidR="00837BC3" w:rsidRPr="009C7325" w:rsidRDefault="00837BC3" w:rsidP="00837BC3">
                                    <w:pPr>
                                      <w:rPr>
                                        <w:sz w:val="30"/>
                                        <w:szCs w:val="30"/>
                                        <w:lang w:val="de-DE"/>
                                      </w:rPr>
                                    </w:pPr>
                                    <w:ins w:id="212" w:author="Björn Jörges" w:date="2020-05-29T18:19:00Z">
                                      <w:r>
                                        <w:rPr>
                                          <w:sz w:val="30"/>
                                          <w:szCs w:val="30"/>
                                          <w:lang w:val="de-DE"/>
                                        </w:rPr>
                                        <w:t>C</w:t>
                                      </w:r>
                                    </w:ins>
                                    <w:del w:id="213"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29" type="#_x0000_t202" style="position:absolute;left:0;text-align:left;margin-left:4.5pt;margin-top:6.4pt;width:26.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" fillcolor="#e7e6e6" stroked="f" strokeweight=".5pt">
                        <v:fill opacity="25443f"/>
                        <v:textbox>
                          <w:txbxContent>
                            <w:p w14:paraId="0B3D1246" w14:textId="111038B1" w:rsidR="00837BC3" w:rsidRPr="009C7325" w:rsidRDefault="00837BC3" w:rsidP="00837BC3">
                              <w:pPr>
                                <w:rPr>
                                  <w:sz w:val="30"/>
                                  <w:szCs w:val="30"/>
                                  <w:lang w:val="de-DE"/>
                                </w:rPr>
                              </w:pPr>
                              <w:ins w:id="214" w:author="Björn Jörges" w:date="2020-05-29T18:19:00Z">
                                <w:r>
                                  <w:rPr>
                                    <w:sz w:val="30"/>
                                    <w:szCs w:val="30"/>
                                    <w:lang w:val="de-DE"/>
                                  </w:rPr>
                                  <w:t>C</w:t>
                                </w:r>
                              </w:ins>
                              <w:del w:id="215" w:author="Björn Jörges" w:date="2020-05-29T18:19:00Z">
                                <w:r w:rsidRPr="009C7325" w:rsidDel="00837BC3">
                                  <w:rPr>
                                    <w:sz w:val="30"/>
                                    <w:szCs w:val="30"/>
                                    <w:lang w:val="de-DE"/>
                                  </w:rPr>
                                  <w:delText>B</w:delText>
                                </w:r>
                              </w:del>
                            </w:p>
                          </w:txbxContent>
                        </v:textbox>
                      </v:shape>
                    </w:pict>
                  </mc:Fallback>
                </mc:AlternateContent>
              </w:r>
            </w:ins>
            <w:ins w:id="216" w:author="Björn Jörges" w:date="2020-05-29T18:53:00Z">
              <w:r>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ins>
          </w:p>
        </w:tc>
        <w:tc>
          <w:tcPr>
            <w:tcW w:w="4788" w:type="dxa"/>
            <w:tcPrChange w:id="217" w:author="Björn Jörges" w:date="2020-05-29T18:54:00Z">
              <w:tcPr>
                <w:tcW w:w="4788" w:type="dxa"/>
              </w:tcPr>
            </w:tcPrChange>
          </w:tcPr>
          <w:p w14:paraId="33966CF5" w14:textId="082E2779" w:rsidR="00FF7CD5" w:rsidRDefault="00FF7CD5" w:rsidP="0081339A">
            <w:pPr>
              <w:jc w:val="both"/>
              <w:rPr>
                <w:ins w:id="218" w:author="Björn Jörges" w:date="2020-05-29T18:53:00Z"/>
              </w:rPr>
            </w:pPr>
            <w:ins w:id="219" w:author="Björn Jörges" w:date="2020-05-29T18:53:00Z">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ins>
          </w:p>
        </w:tc>
      </w:tr>
    </w:tbl>
    <w:p w14:paraId="58703B4B" w14:textId="08EC097D" w:rsidR="00280F38" w:rsidRDefault="00280F38" w:rsidP="00280F38">
      <w:pPr>
        <w:pStyle w:val="Caption"/>
        <w:jc w:val="both"/>
      </w:pPr>
      <w:bookmarkStart w:id="220"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89576E">
        <w:rPr>
          <w:noProof/>
        </w:rPr>
        <w:t>1</w:t>
      </w:r>
      <w:r w:rsidR="004725D9">
        <w:rPr>
          <w:noProof/>
        </w:rPr>
        <w:fldChar w:fldCharType="end"/>
      </w:r>
      <w:bookmarkEnd w:id="220"/>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del w:id="221" w:author="Björn Jörges" w:date="2020-05-16T04:22:00Z">
        <w:r w:rsidDel="002100A0">
          <w:delText>velocity</w:delText>
        </w:r>
      </w:del>
      <w:ins w:id="222" w:author="Björn Jörges" w:date="2020-05-16T04:22:00Z">
        <w:r w:rsidR="002100A0">
          <w:t>speed</w:t>
        </w:r>
      </w:ins>
      <w:r>
        <w:t xml:space="preserve"> of </w:t>
      </w:r>
      <w:r w:rsidR="008F274A">
        <w:t>1</w:t>
      </w:r>
      <w:r>
        <w:t> m/s. The target is 8 m away from the observer</w:t>
      </w:r>
      <w:r w:rsidR="00BE3FF0">
        <w:t xml:space="preserve"> and </w:t>
      </w:r>
      <w:r>
        <w:t>2 m in front of the background wall.</w:t>
      </w:r>
      <w:r w:rsidR="009C7325">
        <w:t xml:space="preserve"> B. Screenshot from the program during presentation of the dot cloud</w:t>
      </w:r>
      <w:ins w:id="223" w:author="Björn Jörges" w:date="2020-05-29T18:20:00Z">
        <w:r w:rsidR="00837BC3">
          <w:t xml:space="preserve"> in the untextured wall condition (“Minimal Induced Motion”)</w:t>
        </w:r>
      </w:ins>
      <w:r w:rsidR="009C7325">
        <w:t>.</w:t>
      </w:r>
      <w:ins w:id="224" w:author="Björn Jörges" w:date="2020-05-29T18:20:00Z">
        <w:r w:rsidR="00837BC3">
          <w:t xml:space="preserve"> </w:t>
        </w:r>
        <w:commentRangeStart w:id="225"/>
        <w:r w:rsidR="00837BC3">
          <w:t>C. Screenshot from the program during presentation of the big target in the textur</w:t>
        </w:r>
      </w:ins>
      <w:ins w:id="226" w:author="Björn Jörges" w:date="2020-05-29T18:21:00Z">
        <w:r w:rsidR="00837BC3">
          <w:t>ed wall condition (“Minimal Visually Induced Self-Motion”). D. Screenshot from the self-motion judgment</w:t>
        </w:r>
      </w:ins>
      <w:ins w:id="227" w:author="Björn Jörges" w:date="2020-05-29T18:22:00Z">
        <w:r w:rsidR="00837BC3">
          <w:t xml:space="preserve"> conducted after the main body of the experiment.</w:t>
        </w:r>
      </w:ins>
      <w:r w:rsidR="00BE3FF0" w:rsidRPr="00BE3FF0">
        <w:t xml:space="preserve"> </w:t>
      </w:r>
      <w:r w:rsidR="00BE3FF0">
        <w:t xml:space="preserve">A short sequence of the </w:t>
      </w:r>
      <w:del w:id="228" w:author="Björn Jörges" w:date="2020-05-29T18:22:00Z">
        <w:r w:rsidR="00BE3FF0" w:rsidDel="00837BC3">
          <w:delText xml:space="preserve">stimuli </w:delText>
        </w:r>
      </w:del>
      <w:ins w:id="229" w:author="Björn Jörges" w:date="2020-05-29T18:22:00Z">
        <w:r w:rsidR="00837BC3">
          <w:t xml:space="preserve">main experiment </w:t>
        </w:r>
      </w:ins>
      <w:r w:rsidR="00BE3FF0">
        <w:t xml:space="preserve">can be viewed </w:t>
      </w:r>
      <w:ins w:id="230" w:author="Björn Jörges" w:date="2020-05-29T18:24:00Z">
        <w:r w:rsidR="00837BC3">
          <w:fldChar w:fldCharType="begin"/>
        </w:r>
        <w:r w:rsidR="00837BC3">
          <w:instrText xml:space="preserve"> HYPERLINK "https://github.com/b-jorges/Motion-Perception-during-Self-Motion/blob/master/Figures/Main%20experiment.mp4" </w:instrText>
        </w:r>
      </w:ins>
      <w:ins w:id="231" w:author="Björn Jörges" w:date="2020-05-30T00:17:00Z"/>
      <w:ins w:id="232" w:author="Björn Jörges" w:date="2020-05-29T18:24:00Z">
        <w:r w:rsidR="00837BC3">
          <w:fldChar w:fldCharType="separate"/>
        </w:r>
        <w:r w:rsidR="00837BC3" w:rsidRPr="00837BC3">
          <w:rPr>
            <w:rStyle w:val="Hyperlink"/>
          </w:rPr>
          <w:t>here (Github)</w:t>
        </w:r>
        <w:r w:rsidR="00837BC3">
          <w:fldChar w:fldCharType="end"/>
        </w:r>
      </w:ins>
      <w:ins w:id="233" w:author="Björn Jörges" w:date="2020-05-23T19:22:00Z">
        <w:r w:rsidR="00415B71">
          <w:t>.</w:t>
        </w:r>
      </w:ins>
      <w:ins w:id="234" w:author="Björn Jörges" w:date="2020-05-29T18:24:00Z">
        <w:r w:rsidR="00837BC3">
          <w:t xml:space="preserve"> A sequence from the self-motion judgment part of the experi</w:t>
        </w:r>
      </w:ins>
      <w:ins w:id="235" w:author="Björn Jörges" w:date="2020-05-29T18:25:00Z">
        <w:r w:rsidR="00837BC3">
          <w:t xml:space="preserve">ment is available </w:t>
        </w:r>
        <w:r w:rsidR="00837BC3">
          <w:fldChar w:fldCharType="begin"/>
        </w:r>
        <w:r w:rsidR="00837BC3">
          <w:instrText xml:space="preserve"> HYPERLINK "https://github.com/b-jorges/Motion-Perception-during-Self-Motion/blob/master/Figures/Selfmotion%20judgement.mp4" </w:instrText>
        </w:r>
      </w:ins>
      <w:ins w:id="236" w:author="Björn Jörges" w:date="2020-05-30T00:17:00Z"/>
      <w:ins w:id="237" w:author="Björn Jörges" w:date="2020-05-29T18:25:00Z">
        <w:r w:rsidR="00837BC3">
          <w:fldChar w:fldCharType="separate"/>
        </w:r>
        <w:r w:rsidR="00837BC3" w:rsidRPr="00837BC3">
          <w:rPr>
            <w:rStyle w:val="Hyperlink"/>
          </w:rPr>
          <w:t>here (GitHub)</w:t>
        </w:r>
        <w:r w:rsidR="00837BC3">
          <w:fldChar w:fldCharType="end"/>
        </w:r>
      </w:ins>
      <w:ins w:id="238" w:author="Björn Jörges" w:date="2020-05-23T19:22:00Z">
        <w:r w:rsidR="00415B71" w:rsidDel="00415B71">
          <w:t xml:space="preserve"> </w:t>
        </w:r>
      </w:ins>
      <w:del w:id="239" w:author="Björn Jörges" w:date="2020-05-23T19:22:00Z">
        <w:r w:rsidR="00BE3FF0" w:rsidDel="00415B71">
          <w:delText xml:space="preserve">at </w:delText>
        </w:r>
        <w:r w:rsidR="00D34828" w:rsidDel="00415B71">
          <w:fldChar w:fldCharType="begin"/>
        </w:r>
        <w:r w:rsidR="00D34828" w:rsidDel="00415B71">
          <w:delInstrText xml:space="preserve"> HYPERLINK "https://github.com/b-jorges/Motion-Perception-during-Self-Motion/blob/master/Figures/GIF%20of%20Stimulus.gif" </w:delInstrText>
        </w:r>
        <w:r w:rsidR="00D34828" w:rsidDel="00415B71">
          <w:fldChar w:fldCharType="separate"/>
        </w:r>
        <w:r w:rsidR="00BE3FF0" w:rsidDel="00415B71">
          <w:rPr>
            <w:rStyle w:val="Hyperlink"/>
          </w:rPr>
          <w:delText>https://github.com/b-jorges/Motion-Perception-during-Self-Motion/blob/master/Figures/GIF%20of%20Stimulus.gif</w:delText>
        </w:r>
        <w:r w:rsidR="00D34828" w:rsidDel="00415B71">
          <w:rPr>
            <w:rStyle w:val="Hyperlink"/>
          </w:rPr>
          <w:fldChar w:fldCharType="end"/>
        </w:r>
      </w:del>
      <w:ins w:id="240" w:author="Björn Jörges" w:date="2020-05-29T18:25:00Z">
        <w:r w:rsidR="00837BC3">
          <w:rPr>
            <w:rStyle w:val="Hyperlink"/>
          </w:rPr>
          <w:t>.</w:t>
        </w:r>
      </w:ins>
      <w:commentRangeEnd w:id="225"/>
      <w:ins w:id="241" w:author="Björn Jörges" w:date="2020-05-29T18:42:00Z">
        <w:r w:rsidR="00A14FA0">
          <w:rPr>
            <w:rStyle w:val="CommentReference"/>
            <w:i w:val="0"/>
            <w:iCs w:val="0"/>
            <w:color w:val="auto"/>
          </w:rPr>
          <w:commentReference w:id="225"/>
        </w:r>
      </w:ins>
    </w:p>
    <w:p w14:paraId="6A1F7411" w14:textId="62276526" w:rsidR="00EC252D" w:rsidRDefault="006A2426" w:rsidP="00635780">
      <w:pPr>
        <w:jc w:val="both"/>
        <w:rPr>
          <w:ins w:id="242" w:author="Björn Jörges" w:date="2020-05-18T22:15:00Z"/>
        </w:rPr>
      </w:pPr>
      <w:r>
        <w:lastRenderedPageBreak/>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p>
    <w:p w14:paraId="03439528" w14:textId="55658D5A" w:rsidR="00FE037F" w:rsidRPr="00FE037F" w:rsidRDefault="00FE037F" w:rsidP="00F1177B">
      <w:pPr>
        <w:pStyle w:val="Heading4"/>
        <w:rPr>
          <w:ins w:id="243" w:author="Björn Jörges" w:date="2020-05-18T22:14:00Z"/>
        </w:rPr>
      </w:pPr>
      <w:bookmarkStart w:id="244" w:name="_Ref40922222"/>
      <w:ins w:id="245" w:author="Björn Jörges" w:date="2020-05-18T22:15:00Z">
        <w:r w:rsidRPr="00FA3139">
          <w:t>In</w:t>
        </w:r>
        <w:r w:rsidRPr="00F1177B">
          <w:t>tended interpretation of v</w:t>
        </w:r>
        <w:r w:rsidRPr="000D394F">
          <w:t>isual</w:t>
        </w:r>
        <w:r w:rsidRPr="000B3764">
          <w:t>ly simulated</w:t>
        </w:r>
        <w:r w:rsidRPr="00FE037F">
          <w:t xml:space="preserve"> self-motion and task</w:t>
        </w:r>
      </w:ins>
      <w:bookmarkEnd w:id="244"/>
    </w:p>
    <w:p w14:paraId="6AD5A9AB" w14:textId="77777777" w:rsidR="00802B51" w:rsidRDefault="00802B51" w:rsidP="00802B51">
      <w:pPr>
        <w:jc w:val="both"/>
        <w:rPr>
          <w:ins w:id="246" w:author="Björn Jörges" w:date="2020-05-18T22:14:00Z"/>
        </w:rPr>
      </w:pPr>
      <w:ins w:id="247" w:author="Björn Jörges" w:date="2020-05-18T22:14:00Z">
        <w:r>
          <w:t>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five different scenarios during visually simulated self-motion:</w:t>
        </w:r>
      </w:ins>
    </w:p>
    <w:p w14:paraId="21DAEB66" w14:textId="77777777" w:rsidR="00802B51" w:rsidRDefault="00802B51" w:rsidP="00802B51">
      <w:pPr>
        <w:pStyle w:val="ListParagraph"/>
        <w:numPr>
          <w:ilvl w:val="0"/>
          <w:numId w:val="6"/>
        </w:numPr>
        <w:jc w:val="both"/>
        <w:rPr>
          <w:ins w:id="248" w:author="Björn Jörges" w:date="2020-05-18T22:14:00Z"/>
        </w:rPr>
      </w:pPr>
      <w:ins w:id="249" w:author="Björn Jörges" w:date="2020-05-18T22:14:00Z">
        <w:r>
          <w:t>Participants perceive the world as static and themselves as moving and judge object speed relative to the world. This is the intended case.</w:t>
        </w:r>
      </w:ins>
    </w:p>
    <w:p w14:paraId="66857FA5" w14:textId="0C102E67" w:rsidR="00802B51" w:rsidRDefault="00802B51" w:rsidP="00802B51">
      <w:pPr>
        <w:pStyle w:val="ListParagraph"/>
        <w:numPr>
          <w:ilvl w:val="0"/>
          <w:numId w:val="6"/>
        </w:numPr>
        <w:jc w:val="both"/>
        <w:rPr>
          <w:ins w:id="250" w:author="Björn Jörges" w:date="2020-05-18T22:14:00Z"/>
        </w:rPr>
      </w:pPr>
      <w:ins w:id="251" w:author="Björn Jörges" w:date="2020-05-18T22:14:00Z">
        <w:r>
          <w:t>Participants perceive themselves as static and the world as moving and judge object speed relative to the world. In this case we would find no effect of visually simulated self-motion at all</w:t>
        </w:r>
      </w:ins>
      <w:ins w:id="252" w:author="Björn Jörges" w:date="2020-05-21T03:38:00Z">
        <w:r w:rsidR="00587898">
          <w:t xml:space="preserve">, that is, there would be no differences between visually simulated </w:t>
        </w:r>
      </w:ins>
      <w:ins w:id="253" w:author="Björn Jörges" w:date="2020-05-21T03:39:00Z">
        <w:r w:rsidR="00587898">
          <w:t>self-motion and a (visually) static observer.</w:t>
        </w:r>
      </w:ins>
    </w:p>
    <w:p w14:paraId="2A7EC3BF" w14:textId="77777777" w:rsidR="00802B51" w:rsidRDefault="00802B51" w:rsidP="00802B51">
      <w:pPr>
        <w:pStyle w:val="ListParagraph"/>
        <w:numPr>
          <w:ilvl w:val="0"/>
          <w:numId w:val="6"/>
        </w:numPr>
        <w:jc w:val="both"/>
        <w:rPr>
          <w:ins w:id="254" w:author="Björn Jörges" w:date="2020-05-18T22:14:00Z"/>
        </w:rPr>
      </w:pPr>
      <w:ins w:id="255" w:author="Björn Jörges" w:date="2020-05-18T22:14:00Z">
        <w:r>
          <w:t>Participants perceive the world as static and themselves as moving and judge object speed relative to themselves. In this case, participants would add the speed of visually simulated self-motion fully onto the target speed, that is, the PSE would be shifted by roughly the mean value of the visually simulated self-motion.</w:t>
        </w:r>
      </w:ins>
    </w:p>
    <w:p w14:paraId="5C2831F4" w14:textId="243580E6" w:rsidR="00802B51" w:rsidRDefault="00802B51" w:rsidP="00802B51">
      <w:pPr>
        <w:pStyle w:val="ListParagraph"/>
        <w:numPr>
          <w:ilvl w:val="0"/>
          <w:numId w:val="6"/>
        </w:numPr>
        <w:jc w:val="both"/>
        <w:rPr>
          <w:ins w:id="256" w:author="Björn Jörges" w:date="2020-05-18T22:14:00Z"/>
        </w:rPr>
      </w:pPr>
      <w:ins w:id="257" w:author="Björn Jörges" w:date="2020-05-18T22:14:00Z">
        <w:r>
          <w:t xml:space="preserve">Participants perceive themselves as static and the world as moving and judge object speed relative to </w:t>
        </w:r>
      </w:ins>
      <w:ins w:id="258" w:author="Björn Jörges" w:date="2020-05-21T03:34:00Z">
        <w:r w:rsidR="00587898">
          <w:t>themselves</w:t>
        </w:r>
      </w:ins>
      <w:ins w:id="259" w:author="Björn Jörges" w:date="2020-05-18T22:14:00Z">
        <w:r>
          <w:t xml:space="preserve">. </w:t>
        </w:r>
      </w:ins>
      <w:ins w:id="260" w:author="Björn Jörges" w:date="2020-05-21T03:37:00Z">
        <w:r w:rsidR="00587898">
          <w:t>In this case, participants would also add the speed of visually simulated self-motion fully onto the target speed, that is, the PSE would be shifted by roughly the mean value of the visually simulated self-motion.</w:t>
        </w:r>
      </w:ins>
    </w:p>
    <w:p w14:paraId="0D1146FE" w14:textId="19389BB7" w:rsidR="00802B51" w:rsidRDefault="00802B51">
      <w:pPr>
        <w:jc w:val="both"/>
        <w:rPr>
          <w:ins w:id="261" w:author="Björn Jörges" w:date="2020-05-18T22:14:00Z"/>
        </w:rPr>
        <w:pPrChange w:id="262" w:author="Björn Jörges" w:date="2020-05-20T23:56:00Z">
          <w:pPr>
            <w:ind w:left="360"/>
            <w:jc w:val="both"/>
          </w:pPr>
        </w:pPrChange>
      </w:pPr>
      <w:ins w:id="263" w:author="Björn Jörges" w:date="2020-05-18T22:14:00Z">
        <w:r>
          <w:t xml:space="preserve">To </w:t>
        </w:r>
      </w:ins>
      <w:ins w:id="264" w:author="Björn Jörges" w:date="2020-05-28T20:15:00Z">
        <w:r w:rsidR="00295E1E">
          <w:t>rule out</w:t>
        </w:r>
      </w:ins>
      <w:ins w:id="265" w:author="Björn Jörges" w:date="2020-05-18T22:14:00Z">
        <w:r>
          <w:t xml:space="preserve"> scenarios (2) and (4), we</w:t>
        </w:r>
      </w:ins>
      <w:ins w:id="266" w:author="Björn Jörges" w:date="2020-05-20T21:20:00Z">
        <w:r w:rsidR="00D67995">
          <w:t xml:space="preserve"> </w:t>
        </w:r>
      </w:ins>
      <w:ins w:id="267" w:author="Björn Jörges" w:date="2020-05-28T20:15:00Z">
        <w:r w:rsidR="00BE2839">
          <w:t>had our participants judge to what extent they felt themselves or the world moving.</w:t>
        </w:r>
      </w:ins>
      <w:ins w:id="268" w:author="Björn Jörges" w:date="2020-05-18T22:14:00Z">
        <w:r>
          <w:t xml:space="preserve"> They were only included into the confirmatory analyses if they </w:t>
        </w:r>
      </w:ins>
      <w:ins w:id="269" w:author="Björn Jörges" w:date="2020-05-28T20:15:00Z">
        <w:r w:rsidR="00BE2839">
          <w:t xml:space="preserve">had a mean rating </w:t>
        </w:r>
      </w:ins>
      <w:ins w:id="270" w:author="Björn Jörges" w:date="2020-05-28T20:16:00Z">
        <w:r w:rsidR="00BE2839">
          <w:t>betwe</w:t>
        </w:r>
      </w:ins>
      <w:ins w:id="271" w:author="Björn Jörges" w:date="2020-05-28T20:17:00Z">
        <w:r w:rsidR="00BE2839">
          <w:t>en -1 and -0.6 in their judgments about perceived self-motion versus world-motion (see below)</w:t>
        </w:r>
        <w:r w:rsidR="00166D28">
          <w:t>, indicating that they fully or mostly perceived the world to move, rather than themselves</w:t>
        </w:r>
      </w:ins>
      <w:ins w:id="272" w:author="Björn Jörges" w:date="2020-05-18T22:14:00Z">
        <w:r>
          <w:t>. To achieve that participants made their judgments relative to the world and not to themselves, thus ruling out scenario (3), we gave them very clear instructions to this effect.</w:t>
        </w:r>
      </w:ins>
    </w:p>
    <w:p w14:paraId="17BB0AFA" w14:textId="054B84D6" w:rsidR="002C3F3F" w:rsidRDefault="00802B51" w:rsidP="005B5264">
      <w:pPr>
        <w:jc w:val="both"/>
        <w:rPr>
          <w:ins w:id="273" w:author="Björn Jörges" w:date="2020-05-21T04:35:00Z"/>
        </w:rPr>
      </w:pPr>
      <w:ins w:id="274" w:author="Björn Jörges" w:date="2020-05-18T22:14:00Z">
        <w:r>
          <w:t>It is furthermore possible that participants judge motion partially relative to the world and partially relative to themselves. This</w:t>
        </w:r>
      </w:ins>
      <w:ins w:id="275" w:author="Björn Jörges" w:date="2020-05-21T04:33:00Z">
        <w:r w:rsidR="0059001D">
          <w:t xml:space="preserve"> seems to be </w:t>
        </w:r>
        <w:r w:rsidR="005E6F40">
          <w:t>roughly</w:t>
        </w:r>
      </w:ins>
      <w:ins w:id="276" w:author="Björn Jörges" w:date="2020-05-18T22:14:00Z">
        <w:r>
          <w:t xml:space="preserve"> equivalent to a scenario where participants judge motion relative to the </w:t>
        </w:r>
        <w:proofErr w:type="gramStart"/>
        <w:r>
          <w:t>world, but</w:t>
        </w:r>
        <w:proofErr w:type="gramEnd"/>
        <w:r>
          <w:t xml:space="preserve"> fail to compensate fully for self-motion in their object speed judgments.</w:t>
        </w:r>
      </w:ins>
      <w:ins w:id="277" w:author="Björn Jörges" w:date="2020-05-21T04:35:00Z">
        <w:r w:rsidR="0059001D">
          <w:t xml:space="preserve"> </w:t>
        </w:r>
      </w:ins>
      <w:ins w:id="278" w:author="Björn Jörges" w:date="2020-05-25T02:33:00Z">
        <w:r w:rsidR="00211F1E">
          <w:t>S</w:t>
        </w:r>
      </w:ins>
      <w:ins w:id="279" w:author="Björn Jörges" w:date="2020-05-21T04:35:00Z">
        <w:r w:rsidR="0059001D">
          <w:t xml:space="preserve">hifting from an observer-centered reference frame to a </w:t>
        </w:r>
      </w:ins>
      <w:ins w:id="280" w:author="Björn Jörges" w:date="2020-05-21T04:36:00Z">
        <w:r w:rsidR="0059001D">
          <w:t xml:space="preserve">world-centered references has been suggested as the mechanism </w:t>
        </w:r>
      </w:ins>
      <w:ins w:id="281" w:author="Björn Jörges" w:date="2020-05-21T04:37:00Z">
        <w:r w:rsidR="0059001D">
          <w:t xml:space="preserve">behind the </w:t>
        </w:r>
      </w:ins>
      <w:ins w:id="282" w:author="Björn Jörges" w:date="2020-05-21T04:36:00Z">
        <w:r w:rsidR="0059001D">
          <w:t xml:space="preserve">accuracy-precision trade-off observed by </w:t>
        </w:r>
        <w:proofErr w:type="spellStart"/>
        <w:r w:rsidR="0059001D">
          <w:t>Dokka</w:t>
        </w:r>
        <w:proofErr w:type="spellEnd"/>
        <w:r w:rsidR="0059001D">
          <w:t xml:space="preserve"> et al. </w:t>
        </w:r>
        <w:r w:rsidR="0059001D">
          <w:fldChar w:fldCharType="begin" w:fldLock="1"/>
        </w:r>
      </w:ins>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ins w:id="283" w:author="Björn Jörges" w:date="2020-05-21T04:36:00Z">
        <w:r w:rsidR="0059001D">
          <w:fldChar w:fldCharType="end"/>
        </w:r>
      </w:ins>
      <w:ins w:id="284" w:author="Björn Jörges" w:date="2020-05-21T04:38:00Z">
        <w:r w:rsidR="0059001D">
          <w:t xml:space="preserve">: in this view, </w:t>
        </w:r>
      </w:ins>
      <w:ins w:id="285" w:author="Björn Jörges" w:date="2020-05-21T04:42:00Z">
        <w:r w:rsidR="0059001D">
          <w:t>transposing</w:t>
        </w:r>
      </w:ins>
      <w:ins w:id="286" w:author="Björn Jörges" w:date="2020-05-21T04:41:00Z">
        <w:r w:rsidR="0059001D">
          <w:t xml:space="preserve"> a percept into a w</w:t>
        </w:r>
      </w:ins>
      <w:ins w:id="287" w:author="Björn Jörges" w:date="2020-05-21T04:42:00Z">
        <w:r w:rsidR="0059001D">
          <w:t>orld-centered reference frame</w:t>
        </w:r>
      </w:ins>
      <w:ins w:id="288" w:author="Björn Jörges" w:date="2020-05-21T04:38:00Z">
        <w:r w:rsidR="0059001D">
          <w:t xml:space="preserve"> increases accuracy</w:t>
        </w:r>
      </w:ins>
      <w:ins w:id="289" w:author="Björn Jörges" w:date="2020-05-21T04:41:00Z">
        <w:r w:rsidR="0059001D" w:rsidRPr="00047A7F">
          <w:t xml:space="preserve"> , i.e., enhances compensation for self-motion,</w:t>
        </w:r>
      </w:ins>
      <w:ins w:id="290" w:author="Björn Jörges" w:date="2020-05-21T04:39:00Z">
        <w:r w:rsidR="0059001D">
          <w:t xml:space="preserve"> at the cost of a decrease in precision.</w:t>
        </w:r>
      </w:ins>
    </w:p>
    <w:p w14:paraId="6F5D4A94" w14:textId="6361B01D" w:rsidR="002C3F3F" w:rsidRDefault="002C3F3F">
      <w:pPr>
        <w:pStyle w:val="Heading4"/>
        <w:rPr>
          <w:ins w:id="291" w:author="Björn Jörges" w:date="2020-05-25T02:34:00Z"/>
        </w:rPr>
      </w:pPr>
      <w:bookmarkStart w:id="292" w:name="_Ref41662209"/>
      <w:ins w:id="293" w:author="Björn Jörges" w:date="2020-05-20T23:55:00Z">
        <w:r>
          <w:t>A possible confound: Induced Motion</w:t>
        </w:r>
      </w:ins>
      <w:bookmarkEnd w:id="292"/>
    </w:p>
    <w:p w14:paraId="22031F20" w14:textId="418E5C9B" w:rsidR="0096798F" w:rsidRDefault="00211F1E" w:rsidP="00635780">
      <w:pPr>
        <w:jc w:val="both"/>
        <w:rPr>
          <w:ins w:id="294" w:author="Björn Jörges" w:date="2020-05-27T22:41:00Z"/>
        </w:rPr>
      </w:pPr>
      <w:ins w:id="295" w:author="Björn Jörges" w:date="2020-05-25T02:34:00Z">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ins>
      <w:ins w:id="296" w:author="Björn Jörges" w:date="2020-05-29T10:41:00Z">
        <w:r w:rsidR="0096798F">
          <w:t xml:space="preserve"> </w:t>
        </w:r>
      </w:ins>
      <w:ins w:id="297" w:author="Björn Jörges" w:date="2020-05-25T02:34:00Z">
        <w:r w:rsidRPr="00047A7F">
          <w:t xml:space="preserve">That is, any induced </w:t>
        </w:r>
        <w:r w:rsidRPr="00047A7F">
          <w:lastRenderedPageBreak/>
          <w:t>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ins>
      <w:ins w:id="298" w:author="Björn Jörges" w:date="2020-05-25T02:35:00Z">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ins>
      <w:ins w:id="299" w:author="Björn Jörges" w:date="2020-05-25T02:34:00Z">
        <w:r w:rsidRPr="00047A7F">
          <w:t xml:space="preserve">. Furthermore, enclosure seems to be important. Experiments on induced motion without a full rectangular reference frame are rare, but even moving dots have been shown to induce some motion, albeit to a much lesser extent than a full frame. </w:t>
        </w:r>
        <w:proofErr w:type="spellStart"/>
        <w:r w:rsidRPr="00047A7F">
          <w:t>Brosgole</w:t>
        </w:r>
        <w:proofErr w:type="spellEnd"/>
        <w:r w:rsidRPr="00047A7F">
          <w:t xml:space="preserve"> &amp; Whalen </w:t>
        </w:r>
      </w:ins>
      <w:ins w:id="300" w:author="Björn Jörges" w:date="2020-05-25T02:35:00Z">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(Brosgole &amp; Whalen, 1967)</w:t>
        </w:r>
        <w:r>
          <w:fldChar w:fldCharType="end"/>
        </w:r>
      </w:ins>
      <w:ins w:id="301" w:author="Björn Jörges" w:date="2020-05-25T02:34:00Z">
        <w:r w:rsidRPr="00047A7F">
          <w:t xml:space="preserve">, for example, found that induced motion was halved when using a dot as the inducing stimulus moving </w:t>
        </w:r>
      </w:ins>
      <w:ins w:id="302" w:author="Björn Jörges" w:date="2020-05-25T05:53:00Z">
        <w:r w:rsidR="00047A7F">
          <w:t>0.2</w:t>
        </w:r>
      </w:ins>
      <w:ins w:id="303" w:author="Björn Jörges" w:date="2020-05-25T02:34:00Z">
        <w:r w:rsidRPr="00047A7F">
          <w:t>° from the induced stimulus, in comparison to the effect of a full rectangular frame at the same distance. Duncker </w:t>
        </w:r>
      </w:ins>
      <w:ins w:id="304" w:author="Björn Jörges" w:date="2020-05-25T02:35:00Z">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ins>
      <w:ins w:id="305" w:author="Björn Jörges" w:date="2020-05-25T02:34:00Z">
        <w:r w:rsidRPr="00047A7F">
          <w:t>, furthermore observed that a horizontal line moving horizontally induced much less motion than a vertical line moving horizontally or a full rectangle, which is arguably a scenario that comes closest to our display.</w:t>
        </w:r>
      </w:ins>
    </w:p>
    <w:p w14:paraId="29AA129F" w14:textId="07259874" w:rsidR="00003648" w:rsidRDefault="009A4A35" w:rsidP="00635780">
      <w:pPr>
        <w:jc w:val="both"/>
        <w:rPr>
          <w:ins w:id="306" w:author="Björn Jörges" w:date="2020-05-27T22:53:00Z"/>
        </w:rPr>
      </w:pPr>
      <w:ins w:id="307" w:author="Björn Jörges" w:date="2020-05-29T10:53:00Z">
        <w:r w:rsidRPr="009A4A35">
          <w:rPr>
            <w:b/>
            <w:bCs/>
          </w:rPr>
          <w:t>Control Conditions: Setup –</w:t>
        </w:r>
        <w:r>
          <w:t xml:space="preserve"> </w:t>
        </w:r>
      </w:ins>
      <w:commentRangeStart w:id="308"/>
      <w:ins w:id="309" w:author="Björn Jörges" w:date="2020-05-27T22:41:00Z">
        <w:r w:rsidR="00C43D57">
          <w:t>To account for this possible confound, we add</w:t>
        </w:r>
      </w:ins>
      <w:ins w:id="310" w:author="Björn Jörges" w:date="2020-05-29T18:42:00Z">
        <w:r w:rsidR="00A14FA0">
          <w:t>ed</w:t>
        </w:r>
      </w:ins>
      <w:ins w:id="311" w:author="Björn Jörges" w:date="2020-05-27T22:41:00Z">
        <w:r w:rsidR="00C43D57">
          <w:t xml:space="preserve"> two additional conditions. </w:t>
        </w:r>
      </w:ins>
      <w:ins w:id="312" w:author="Björn Jörges" w:date="2020-05-27T22:42:00Z">
        <w:r w:rsidR="00C43D57">
          <w:t>In the first condition (“Minimal Induced Motion”), we minimize</w:t>
        </w:r>
      </w:ins>
      <w:ins w:id="313" w:author="Björn Jörges" w:date="2020-05-29T18:42:00Z">
        <w:r w:rsidR="00A14FA0">
          <w:t>d</w:t>
        </w:r>
      </w:ins>
      <w:ins w:id="314" w:author="Björn Jörges" w:date="2020-05-27T22:42:00Z">
        <w:r w:rsidR="00C43D57">
          <w:t xml:space="preserve"> possible induced motion effects by </w:t>
        </w:r>
      </w:ins>
      <w:ins w:id="315" w:author="Björn Jörges" w:date="2020-05-27T22:43:00Z">
        <w:r w:rsidR="00C43D57">
          <w:t>using an untextured wall backdrop</w:t>
        </w:r>
      </w:ins>
      <w:ins w:id="316" w:author="Björn Jörges" w:date="2020-05-27T23:03:00Z">
        <w:r w:rsidR="005C7513">
          <w:t xml:space="preserve"> (</w:t>
        </w:r>
      </w:ins>
      <w:ins w:id="317" w:author="Björn Jörges" w:date="2020-05-27T23:04:00Z">
        <w:r w:rsidR="006620E7">
          <w:fldChar w:fldCharType="begin"/>
        </w:r>
        <w:r w:rsidR="006620E7">
          <w:instrText xml:space="preserve"> REF _Ref36902096 \h </w:instrText>
        </w:r>
      </w:ins>
      <w:r w:rsidR="006620E7">
        <w:fldChar w:fldCharType="separate"/>
      </w:r>
      <w:ins w:id="318" w:author="Björn Jörges" w:date="2020-05-30T00:17:00Z">
        <w:r w:rsidR="0089576E">
          <w:t xml:space="preserve">Figure </w:t>
        </w:r>
        <w:r w:rsidR="0089576E">
          <w:rPr>
            <w:noProof/>
          </w:rPr>
          <w:t>1</w:t>
        </w:r>
      </w:ins>
      <w:ins w:id="319" w:author="Björn Jörges" w:date="2020-05-27T23:04:00Z">
        <w:r w:rsidR="006620E7">
          <w:fldChar w:fldCharType="end"/>
        </w:r>
      </w:ins>
      <w:ins w:id="320" w:author="Björn Jörges" w:date="2020-05-29T18:42:00Z">
        <w:r w:rsidR="00A14FA0">
          <w:t>B</w:t>
        </w:r>
      </w:ins>
      <w:ins w:id="321" w:author="Björn Jörges" w:date="2020-05-27T23:03:00Z">
        <w:r w:rsidR="005C7513">
          <w:t>)</w:t>
        </w:r>
      </w:ins>
      <w:ins w:id="322" w:author="Björn Jörges" w:date="2020-05-27T22:43:00Z">
        <w:r w:rsidR="00C43D57">
          <w:t xml:space="preserve">. Motion might still be induced by the other objects in the visual scene, but in absence of any traditional frame, </w:t>
        </w:r>
      </w:ins>
      <w:ins w:id="323" w:author="Björn Jörges" w:date="2020-05-27T22:52:00Z">
        <w:r w:rsidR="00003648">
          <w:t xml:space="preserve">induced </w:t>
        </w:r>
      </w:ins>
      <w:ins w:id="324" w:author="Björn Jörges" w:date="2020-05-27T22:44:00Z">
        <w:r w:rsidR="00C43D57">
          <w:t xml:space="preserve">motion should be </w:t>
        </w:r>
      </w:ins>
      <w:ins w:id="325" w:author="Björn Jörges" w:date="2020-05-27T22:52:00Z">
        <w:r w:rsidR="00003648">
          <w:t>minimal</w:t>
        </w:r>
      </w:ins>
      <w:ins w:id="326" w:author="Björn Jörges" w:date="2020-05-27T22:44:00Z">
        <w:r w:rsidR="00C43D57">
          <w:t>.</w:t>
        </w:r>
      </w:ins>
      <w:ins w:id="327" w:author="Björn Jörges" w:date="2020-05-27T22:52:00Z">
        <w:r w:rsidR="00003648">
          <w:t xml:space="preserve"> All other experimental </w:t>
        </w:r>
      </w:ins>
      <w:ins w:id="328" w:author="Björn Jörges" w:date="2020-05-29T09:36:00Z">
        <w:r w:rsidR="007A78A2">
          <w:t>parameters</w:t>
        </w:r>
      </w:ins>
      <w:ins w:id="329" w:author="Björn Jörges" w:date="2020-05-27T22:52:00Z">
        <w:r w:rsidR="00003648">
          <w:t xml:space="preserve"> were the same as for the main experiment.</w:t>
        </w:r>
      </w:ins>
      <w:ins w:id="330" w:author="Björn Jörges" w:date="2020-05-27T22:44:00Z">
        <w:r w:rsidR="00C43D57">
          <w:t xml:space="preserve"> In the second condition (“Minimal Self-Motion”), </w:t>
        </w:r>
      </w:ins>
      <w:ins w:id="331" w:author="Björn Jörges" w:date="2020-05-27T22:45:00Z">
        <w:r w:rsidR="00C43D57">
          <w:t>we aim</w:t>
        </w:r>
      </w:ins>
      <w:ins w:id="332" w:author="Björn Jörges" w:date="2020-05-27T22:52:00Z">
        <w:r w:rsidR="00003648">
          <w:t>ed</w:t>
        </w:r>
      </w:ins>
      <w:ins w:id="333" w:author="Björn Jörges" w:date="2020-05-27T22:45:00Z">
        <w:r w:rsidR="00C43D57">
          <w:t xml:space="preserve"> to minimize </w:t>
        </w:r>
      </w:ins>
      <w:ins w:id="334" w:author="Björn Jörges" w:date="2020-05-27T22:46:00Z">
        <w:r w:rsidR="00C43D57">
          <w:t>perceived</w:t>
        </w:r>
      </w:ins>
      <w:ins w:id="335" w:author="Björn Jörges" w:date="2020-05-27T22:45:00Z">
        <w:r w:rsidR="00C43D57">
          <w:t xml:space="preserve"> self-motion</w:t>
        </w:r>
      </w:ins>
      <w:ins w:id="336" w:author="Björn Jörges" w:date="2020-05-27T22:47:00Z">
        <w:r w:rsidR="00C43D57">
          <w:t xml:space="preserve"> while keeping the induced motion component of the effect intact. We achieve</w:t>
        </w:r>
      </w:ins>
      <w:ins w:id="337" w:author="Björn Jörges" w:date="2020-05-27T22:52:00Z">
        <w:r w:rsidR="00003648">
          <w:t>d</w:t>
        </w:r>
      </w:ins>
      <w:ins w:id="338" w:author="Björn Jörges" w:date="2020-05-27T22:47:00Z">
        <w:r w:rsidR="00C43D57">
          <w:t xml:space="preserve"> this</w:t>
        </w:r>
      </w:ins>
      <w:ins w:id="339" w:author="Björn Jörges" w:date="2020-05-27T22:45:00Z">
        <w:r w:rsidR="00C43D57">
          <w:t xml:space="preserve"> by moving only the (textured) wall backdrop of the stimuli</w:t>
        </w:r>
      </w:ins>
      <w:ins w:id="340" w:author="Björn Jörges" w:date="2020-05-27T22:46:00Z">
        <w:r w:rsidR="00C43D57">
          <w:t>, while keeping the rest of the visual scene (textured floor, context objects) static.</w:t>
        </w:r>
      </w:ins>
      <w:ins w:id="341" w:author="Björn Jörges" w:date="2020-05-27T22:52:00Z">
        <w:r w:rsidR="00003648">
          <w:t xml:space="preserve"> The </w:t>
        </w:r>
      </w:ins>
      <w:ins w:id="342" w:author="Björn Jörges" w:date="2020-05-27T22:53:00Z">
        <w:r w:rsidR="00003648">
          <w:t>wall backdrop moved with the same motion profile as the observe</w:t>
        </w:r>
      </w:ins>
      <w:ins w:id="343" w:author="Björn Jörges" w:date="2020-05-29T18:43:00Z">
        <w:r w:rsidR="00A14FA0">
          <w:t>r</w:t>
        </w:r>
      </w:ins>
      <w:ins w:id="344" w:author="Björn Jörges" w:date="2020-05-27T22:53:00Z">
        <w:r w:rsidR="00003648">
          <w:t xml:space="preserve"> was moved visually in the other conditions.</w:t>
        </w:r>
      </w:ins>
      <w:ins w:id="345" w:author="Björn Jörges" w:date="2020-05-27T22:47:00Z">
        <w:r w:rsidR="00C43D57">
          <w:t xml:space="preserve"> </w:t>
        </w:r>
      </w:ins>
      <w:ins w:id="346" w:author="Björn Jörges" w:date="2020-05-27T23:29:00Z">
        <w:r w:rsidR="002D1EBF">
          <w:t>This added another 1</w:t>
        </w:r>
      </w:ins>
      <w:ins w:id="347" w:author="Björn Jörges" w:date="2020-05-29T16:12:00Z">
        <w:r w:rsidR="000F68A2">
          <w:t>4</w:t>
        </w:r>
      </w:ins>
      <w:ins w:id="348" w:author="Björn Jörges" w:date="2020-05-27T23:29:00Z">
        <w:r w:rsidR="002D1EBF">
          <w:t xml:space="preserve"> staircas</w:t>
        </w:r>
      </w:ins>
      <w:ins w:id="349" w:author="Björn Jörges" w:date="2020-05-27T23:30:00Z">
        <w:r w:rsidR="002D1EBF">
          <w:t>es</w:t>
        </w:r>
      </w:ins>
      <w:ins w:id="350" w:author="Björn Jörges" w:date="2020-05-29T10:54:00Z">
        <w:r>
          <w:t xml:space="preserve"> (six per control condition)</w:t>
        </w:r>
      </w:ins>
      <w:ins w:id="351" w:author="Björn Jörges" w:date="2020-05-27T23:30:00Z">
        <w:r w:rsidR="002D1EBF">
          <w:t xml:space="preserve"> that were interleaved in a random order with the staircases described above.</w:t>
        </w:r>
      </w:ins>
    </w:p>
    <w:p w14:paraId="3EFF75B1" w14:textId="2945A8FD" w:rsidR="00C43D57" w:rsidRDefault="009A4A35" w:rsidP="00635780">
      <w:pPr>
        <w:jc w:val="both"/>
        <w:rPr>
          <w:ins w:id="352" w:author="Björn Jörges" w:date="2020-05-27T23:00:00Z"/>
        </w:rPr>
      </w:pPr>
      <w:ins w:id="353" w:author="Björn Jörges" w:date="2020-05-29T10:53:00Z">
        <w:r w:rsidRPr="009A4A35">
          <w:rPr>
            <w:b/>
            <w:bCs/>
          </w:rPr>
          <w:t>Pro</w:t>
        </w:r>
      </w:ins>
      <w:ins w:id="354" w:author="Björn Jörges" w:date="2020-05-29T10:54:00Z">
        <w:r w:rsidRPr="009A4A35">
          <w:rPr>
            <w:b/>
            <w:bCs/>
          </w:rPr>
          <w:t>bin</w:t>
        </w:r>
        <w:r>
          <w:rPr>
            <w:b/>
            <w:bCs/>
          </w:rPr>
          <w:t>g</w:t>
        </w:r>
      </w:ins>
      <w:ins w:id="355" w:author="Björn Jörges" w:date="2020-05-29T10:53:00Z">
        <w:r w:rsidRPr="009A4A35">
          <w:rPr>
            <w:b/>
            <w:bCs/>
          </w:rPr>
          <w:t xml:space="preserve"> perceived self-motion</w:t>
        </w:r>
        <w:r>
          <w:t xml:space="preserve"> – </w:t>
        </w:r>
      </w:ins>
      <w:ins w:id="356" w:author="Björn Jörges" w:date="2020-05-27T22:47:00Z">
        <w:r w:rsidR="00C43D57">
          <w:t>To assess whether this manipulation</w:t>
        </w:r>
      </w:ins>
      <w:ins w:id="357" w:author="Björn Jörges" w:date="2020-05-27T22:48:00Z">
        <w:r w:rsidR="00C43D57">
          <w:t xml:space="preserve"> worked as intended</w:t>
        </w:r>
      </w:ins>
      <w:ins w:id="358" w:author="Björn Jörges" w:date="2020-05-27T22:49:00Z">
        <w:r w:rsidR="00C43D57">
          <w:t xml:space="preserve">, after conclusion of the main body of the experiment, </w:t>
        </w:r>
      </w:ins>
      <w:ins w:id="359" w:author="Björn Jörges" w:date="2020-05-27T22:48:00Z">
        <w:r w:rsidR="00C43D57">
          <w:t>we showed the participants the different conditions (full visually evoked s</w:t>
        </w:r>
      </w:ins>
      <w:ins w:id="360" w:author="Björn Jörges" w:date="2020-05-27T22:49:00Z">
        <w:r w:rsidR="00C43D57">
          <w:t>elf-motion, Minimal Induced Motion and Minimal Self-Motion)</w:t>
        </w:r>
      </w:ins>
      <w:ins w:id="361" w:author="Björn Jörges" w:date="2020-05-27T22:50:00Z">
        <w:r w:rsidR="00C43D57">
          <w:t xml:space="preserve"> without the object motio</w:t>
        </w:r>
      </w:ins>
      <w:ins w:id="362" w:author="Björn Jörges" w:date="2020-05-27T22:51:00Z">
        <w:r w:rsidR="00C43D57">
          <w:t>n.</w:t>
        </w:r>
      </w:ins>
      <w:ins w:id="363" w:author="Björn Jörges" w:date="2020-05-27T22:48:00Z">
        <w:r w:rsidR="00C43D57">
          <w:t xml:space="preserve"> </w:t>
        </w:r>
      </w:ins>
      <w:ins w:id="364" w:author="Björn Jörges" w:date="2020-05-27T23:01:00Z">
        <w:r w:rsidR="006E22F3">
          <w:t xml:space="preserve">After they experienced the stimulus (i.e., visually simulated self-motion in the full room, visually simulated self-motion </w:t>
        </w:r>
        <w:r w:rsidR="005C7513">
          <w:t>with the untextured wall background or</w:t>
        </w:r>
      </w:ins>
      <w:ins w:id="365" w:author="Björn Jörges" w:date="2020-05-27T23:02:00Z">
        <w:r w:rsidR="005C7513">
          <w:t xml:space="preserve"> no visually simulated self-motion, but a moving wall backdrop</w:t>
        </w:r>
      </w:ins>
      <w:ins w:id="366" w:author="Björn Jörges" w:date="2020-05-27T23:01:00Z">
        <w:r w:rsidR="005C7513">
          <w:t xml:space="preserve">), </w:t>
        </w:r>
      </w:ins>
      <w:ins w:id="367" w:author="Björn Jörges" w:date="2020-05-27T22:51:00Z">
        <w:r w:rsidR="00C43D57">
          <w:t xml:space="preserve">we </w:t>
        </w:r>
      </w:ins>
      <w:ins w:id="368" w:author="Björn Jörges" w:date="2020-05-27T22:50:00Z">
        <w:r w:rsidR="00C43D57">
          <w:t xml:space="preserve">asked them </w:t>
        </w:r>
      </w:ins>
      <w:ins w:id="369" w:author="Björn Jörges" w:date="2020-05-27T22:51:00Z">
        <w:r w:rsidR="00C43D57">
          <w:t xml:space="preserve">to rate </w:t>
        </w:r>
      </w:ins>
      <w:ins w:id="370" w:author="Björn Jörges" w:date="2020-05-27T22:50:00Z">
        <w:r w:rsidR="00C43D57">
          <w:t>on a continuous scale</w:t>
        </w:r>
      </w:ins>
      <w:ins w:id="371" w:author="Björn Jörges" w:date="2020-05-27T22:51:00Z">
        <w:r w:rsidR="00C43D57">
          <w:t xml:space="preserve"> within the virtual environment</w:t>
        </w:r>
      </w:ins>
      <w:ins w:id="372" w:author="Björn Jörges" w:date="2020-05-27T23:03:00Z">
        <w:r w:rsidR="005C7513">
          <w:t xml:space="preserve"> (see </w:t>
        </w:r>
      </w:ins>
      <w:ins w:id="373" w:author="Björn Jörges" w:date="2020-05-27T23:04:00Z">
        <w:r w:rsidR="006620E7">
          <w:fldChar w:fldCharType="begin"/>
        </w:r>
        <w:r w:rsidR="006620E7">
          <w:instrText xml:space="preserve"> REF _Ref36902096 \h </w:instrText>
        </w:r>
      </w:ins>
      <w:ins w:id="374" w:author="Björn Jörges" w:date="2020-05-27T23:04:00Z">
        <w:r w:rsidR="006620E7">
          <w:fldChar w:fldCharType="separate"/>
        </w:r>
      </w:ins>
      <w:ins w:id="375" w:author="Björn Jörges" w:date="2020-05-30T00:17:00Z">
        <w:r w:rsidR="0089576E">
          <w:t xml:space="preserve">Figure </w:t>
        </w:r>
        <w:r w:rsidR="0089576E">
          <w:rPr>
            <w:noProof/>
          </w:rPr>
          <w:t>1</w:t>
        </w:r>
      </w:ins>
      <w:ins w:id="376" w:author="Björn Jörges" w:date="2020-05-27T23:04:00Z">
        <w:r w:rsidR="006620E7">
          <w:fldChar w:fldCharType="end"/>
        </w:r>
      </w:ins>
      <w:ins w:id="377" w:author="Björn Jörges" w:date="2020-05-27T23:03:00Z">
        <w:r w:rsidR="005C7513">
          <w:t>D)</w:t>
        </w:r>
      </w:ins>
      <w:ins w:id="378" w:author="Björn Jörges" w:date="2020-05-27T22:50:00Z">
        <w:r w:rsidR="00C43D57">
          <w:t xml:space="preserve"> to which extent they had perceived themselves or the world/wall as moving.</w:t>
        </w:r>
      </w:ins>
      <w:ins w:id="379" w:author="Björn Jörges" w:date="2020-05-29T18:43:00Z">
        <w:r w:rsidR="00A14FA0">
          <w:t xml:space="preserve"> </w:t>
        </w:r>
        <w:r w:rsidR="00A14FA0">
          <w:fldChar w:fldCharType="begin"/>
        </w:r>
        <w:r w:rsidR="00A14FA0">
          <w:instrText xml:space="preserve"> REF _Ref36902096 \h </w:instrText>
        </w:r>
      </w:ins>
      <w:r w:rsidR="00A14FA0">
        <w:fldChar w:fldCharType="separate"/>
      </w:r>
      <w:ins w:id="380" w:author="Björn Jörges" w:date="2020-05-30T00:17:00Z">
        <w:r w:rsidR="0089576E">
          <w:t xml:space="preserve">Figure </w:t>
        </w:r>
        <w:r w:rsidR="0089576E">
          <w:rPr>
            <w:noProof/>
          </w:rPr>
          <w:t>1</w:t>
        </w:r>
      </w:ins>
      <w:ins w:id="381" w:author="Björn Jörges" w:date="2020-05-29T18:43:00Z">
        <w:r w:rsidR="00A14FA0">
          <w:fldChar w:fldCharType="end"/>
        </w:r>
        <w:r w:rsidR="00A14FA0">
          <w:t>D</w:t>
        </w:r>
      </w:ins>
      <w:ins w:id="382" w:author="Björn Jörges" w:date="2020-05-29T18:44:00Z">
        <w:r w:rsidR="00A14FA0">
          <w:t xml:space="preserve"> shows a screenshot taken from the judgment phase of the task.</w:t>
        </w:r>
      </w:ins>
      <w:ins w:id="383" w:author="Björn Jörges" w:date="2020-05-27T22:53:00Z">
        <w:r w:rsidR="00003648">
          <w:t xml:space="preserve"> We repeated this </w:t>
        </w:r>
      </w:ins>
      <w:ins w:id="384" w:author="Björn Jörges" w:date="2020-05-27T22:54:00Z">
        <w:r w:rsidR="00003648">
          <w:t xml:space="preserve">procedure </w:t>
        </w:r>
      </w:ins>
      <w:ins w:id="385" w:author="Björn Jörges" w:date="2020-05-27T22:55:00Z">
        <w:r w:rsidR="00E80C43">
          <w:t xml:space="preserve">four times for each condition and direction for a total of </w:t>
        </w:r>
      </w:ins>
      <w:ins w:id="386" w:author="Björn Jörges" w:date="2020-05-27T22:56:00Z">
        <w:r w:rsidR="00E80C43">
          <w:t>2</w:t>
        </w:r>
      </w:ins>
      <w:ins w:id="387" w:author="Björn Jörges" w:date="2020-05-29T16:12:00Z">
        <w:r w:rsidR="000F68A2">
          <w:t>4 trials</w:t>
        </w:r>
      </w:ins>
      <w:ins w:id="388" w:author="Björn Jörges" w:date="2020-05-27T22:58:00Z">
        <w:r w:rsidR="00E80C43">
          <w:t>.</w:t>
        </w:r>
      </w:ins>
      <w:ins w:id="389" w:author="Björn Jörges" w:date="2020-05-27T23:03:00Z">
        <w:r w:rsidR="005C7513">
          <w:t xml:space="preserve"> This took about two minutes.</w:t>
        </w:r>
      </w:ins>
      <w:ins w:id="390" w:author="Björn Jörges" w:date="2020-05-27T23:12:00Z">
        <w:r w:rsidR="00F6001C">
          <w:t xml:space="preserve"> We included only those participants whose mean ratings </w:t>
        </w:r>
      </w:ins>
      <w:ins w:id="391" w:author="Björn Jörges" w:date="2020-05-29T16:30:00Z">
        <w:r w:rsidR="00321F13">
          <w:t xml:space="preserve">per </w:t>
        </w:r>
      </w:ins>
      <w:ins w:id="392" w:author="Björn Jörges" w:date="2020-05-27T23:12:00Z">
        <w:r w:rsidR="00F6001C">
          <w:t>condition w</w:t>
        </w:r>
      </w:ins>
      <w:ins w:id="393" w:author="Björn Jörges" w:date="2020-05-29T16:30:00Z">
        <w:r w:rsidR="00321F13">
          <w:t>ere</w:t>
        </w:r>
      </w:ins>
      <w:ins w:id="394" w:author="Björn Jörges" w:date="2020-05-27T23:12:00Z">
        <w:r w:rsidR="00F6001C">
          <w:t xml:space="preserve"> within </w:t>
        </w:r>
      </w:ins>
      <w:ins w:id="395" w:author="Björn Jörges" w:date="2020-05-27T23:13:00Z">
        <w:r w:rsidR="009D6235">
          <w:t xml:space="preserve">0.4 of the expected value (i.e., </w:t>
        </w:r>
      </w:ins>
      <w:ins w:id="396" w:author="Björn Jörges" w:date="2020-05-29T16:31:00Z">
        <w:r w:rsidR="00321F13">
          <w:t>[</w:t>
        </w:r>
      </w:ins>
      <w:ins w:id="397" w:author="Björn Jörges" w:date="2020-05-27T23:13:00Z">
        <w:r w:rsidR="009D6235">
          <w:t>-1</w:t>
        </w:r>
      </w:ins>
      <w:ins w:id="398" w:author="Björn Jörges" w:date="2020-05-29T16:31:00Z">
        <w:r w:rsidR="00321F13">
          <w:t>;-0.6]</w:t>
        </w:r>
      </w:ins>
      <w:ins w:id="399" w:author="Björn Jörges" w:date="2020-05-27T23:13:00Z">
        <w:r w:rsidR="009D6235">
          <w:t>, indicating observer motion, for Minimal Ind</w:t>
        </w:r>
      </w:ins>
      <w:ins w:id="400" w:author="Björn Jörges" w:date="2020-05-27T23:14:00Z">
        <w:r w:rsidR="009D6235">
          <w:t xml:space="preserve">uced Motion; </w:t>
        </w:r>
      </w:ins>
      <w:ins w:id="401" w:author="Björn Jörges" w:date="2020-05-29T16:31:00Z">
        <w:r w:rsidR="00321F13">
          <w:t>[0.6;</w:t>
        </w:r>
      </w:ins>
      <w:ins w:id="402" w:author="Björn Jörges" w:date="2020-05-27T23:14:00Z">
        <w:r w:rsidR="009D6235">
          <w:t>1</w:t>
        </w:r>
      </w:ins>
      <w:ins w:id="403" w:author="Björn Jörges" w:date="2020-05-29T16:31:00Z">
        <w:r w:rsidR="00321F13">
          <w:t>]</w:t>
        </w:r>
      </w:ins>
      <w:ins w:id="404" w:author="Björn Jörges" w:date="2020-05-27T23:14:00Z">
        <w:r w:rsidR="009D6235">
          <w:t>, indicating wall motion, for Minimal Self-Motion</w:t>
        </w:r>
        <w:r w:rsidR="002765F6">
          <w:t xml:space="preserve">; and </w:t>
        </w:r>
      </w:ins>
      <w:ins w:id="405" w:author="Björn Jörges" w:date="2020-05-29T16:31:00Z">
        <w:r w:rsidR="00321F13">
          <w:t>[</w:t>
        </w:r>
      </w:ins>
      <w:ins w:id="406" w:author="Björn Jörges" w:date="2020-05-27T23:14:00Z">
        <w:r w:rsidR="002765F6">
          <w:t>-1</w:t>
        </w:r>
      </w:ins>
      <w:ins w:id="407" w:author="Björn Jörges" w:date="2020-05-29T16:31:00Z">
        <w:r w:rsidR="00321F13">
          <w:t>;-0.6]</w:t>
        </w:r>
      </w:ins>
      <w:ins w:id="408" w:author="Björn Jörges" w:date="2020-05-27T23:14:00Z">
        <w:r w:rsidR="002765F6">
          <w:t>, indicating observer motion, for the regular visually simulated</w:t>
        </w:r>
      </w:ins>
      <w:ins w:id="409" w:author="Björn Jörges" w:date="2020-05-27T23:15:00Z">
        <w:r w:rsidR="002765F6">
          <w:t xml:space="preserve"> self-motion condition).</w:t>
        </w:r>
        <w:r w:rsidR="008138E1">
          <w:t xml:space="preserve"> Data collection continued until we achieved the </w:t>
        </w:r>
      </w:ins>
      <w:ins w:id="410" w:author="Björn Jörges" w:date="2020-05-27T23:16:00Z">
        <w:r w:rsidR="00D459D3">
          <w:t xml:space="preserve">desired </w:t>
        </w:r>
      </w:ins>
      <w:ins w:id="411" w:author="Björn Jörges" w:date="2020-05-27T23:15:00Z">
        <w:r w:rsidR="008138E1">
          <w:t>number of participants</w:t>
        </w:r>
      </w:ins>
      <w:ins w:id="412" w:author="Björn Jörges" w:date="2020-05-27T23:16:00Z">
        <w:r w:rsidR="00D459D3">
          <w:t xml:space="preserve"> (see power analysis below).</w:t>
        </w:r>
      </w:ins>
      <w:commentRangeEnd w:id="308"/>
      <w:ins w:id="413" w:author="Björn Jörges" w:date="2020-05-29T09:36:00Z">
        <w:r w:rsidR="007A78A2">
          <w:rPr>
            <w:rStyle w:val="CommentReference"/>
          </w:rPr>
          <w:commentReference w:id="308"/>
        </w:r>
      </w:ins>
    </w:p>
    <w:p w14:paraId="378E06FC" w14:textId="77777777" w:rsidR="006E22F3" w:rsidRDefault="006E22F3" w:rsidP="00635780">
      <w:pPr>
        <w:jc w:val="both"/>
      </w:pPr>
    </w:p>
    <w:p w14:paraId="75258B18" w14:textId="58ABFCE4" w:rsidR="00635780" w:rsidRDefault="008C00D3" w:rsidP="00F1177B">
      <w:pPr>
        <w:pStyle w:val="Heading3"/>
        <w:rPr>
          <w:ins w:id="414" w:author="Björn Jörges" w:date="2020-05-29T09:53:00Z"/>
        </w:rPr>
      </w:pPr>
      <w:r w:rsidRPr="008C00D3">
        <w:lastRenderedPageBreak/>
        <w:t>Analysis</w:t>
      </w:r>
      <w:ins w:id="415" w:author="Björn Jörges" w:date="2020-05-29T16:31:00Z">
        <w:r w:rsidR="00321F13">
          <w:t xml:space="preserve"> of Pilot Data</w:t>
        </w:r>
      </w:ins>
    </w:p>
    <w:p w14:paraId="38402D12" w14:textId="569AC316" w:rsidR="00343BCD" w:rsidRDefault="00343BCD" w:rsidP="001635B3">
      <w:pPr>
        <w:pStyle w:val="Heading4"/>
        <w:rPr>
          <w:ins w:id="416" w:author="Björn Jörges" w:date="2020-05-29T09:54:00Z"/>
        </w:rPr>
      </w:pPr>
      <w:ins w:id="417" w:author="Björn Jörges" w:date="2020-05-29T09:54:00Z">
        <w:r>
          <w:t>Main Hypotheses: Visually Simulated Self-Motion</w:t>
        </w:r>
      </w:ins>
    </w:p>
    <w:p w14:paraId="0A3B0274" w14:textId="0728B394" w:rsidR="00343BCD" w:rsidRPr="00343BCD" w:rsidRDefault="00343BCD" w:rsidP="001635B3">
      <w:commentRangeStart w:id="418"/>
      <w:ins w:id="419" w:author="Björn Jörges" w:date="2020-05-29T09:55:00Z">
        <w:r>
          <w:t>To test our main hypotheses</w:t>
        </w:r>
      </w:ins>
      <w:ins w:id="420" w:author="Björn Jörges" w:date="2020-05-29T10:09:00Z">
        <w:r w:rsidR="007B46AA">
          <w:t xml:space="preserve"> regardi</w:t>
        </w:r>
      </w:ins>
      <w:ins w:id="421" w:author="Björn Jörges" w:date="2020-05-29T10:10:00Z">
        <w:r w:rsidR="007B46AA">
          <w:t>ng the influence of visually simulated self-motion on precision and accuracy</w:t>
        </w:r>
      </w:ins>
      <w:ins w:id="422" w:author="Björn Jörges" w:date="2020-05-29T09:55:00Z">
        <w:r>
          <w:t xml:space="preserve">, </w:t>
        </w:r>
      </w:ins>
      <w:ins w:id="423" w:author="Björn Jörges" w:date="2020-05-29T09:56:00Z">
        <w:r w:rsidR="00F11430">
          <w:t xml:space="preserve">we performed the following tests over </w:t>
        </w:r>
      </w:ins>
      <w:ins w:id="424" w:author="Björn Jörges" w:date="2020-05-29T10:08:00Z">
        <w:r w:rsidR="007B46AA">
          <w:t>the main conditions, i.e., when the wall backdrop was textured and the participant was moved visually, not the wall backdrop.</w:t>
        </w:r>
      </w:ins>
      <w:commentRangeEnd w:id="418"/>
      <w:ins w:id="425" w:author="Björn Jörges" w:date="2020-05-29T10:36:00Z">
        <w:r w:rsidR="00665407">
          <w:rPr>
            <w:rStyle w:val="CommentReference"/>
          </w:rPr>
          <w:commentReference w:id="418"/>
        </w:r>
      </w:ins>
    </w:p>
    <w:p w14:paraId="1386795C" w14:textId="04BEA9BA"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we employ General Linear Mixed Modelling</w:t>
      </w:r>
      <w:r w:rsidR="0021621B">
        <w:t>, implemented in the R package lme4</w:t>
      </w:r>
      <w:r w:rsidR="00CB3268">
        <w:t>, according to the recommendations in</w:t>
      </w:r>
      <w:r w:rsidR="003F215D">
        <w:t xml:space="preserve"> </w:t>
      </w:r>
      <w:r w:rsidR="003F215D">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3F215D">
        <w:fldChar w:fldCharType="separate"/>
      </w:r>
      <w:r w:rsidR="003D36DD" w:rsidRPr="003D36DD">
        <w:rPr>
          <w:noProof/>
        </w:rPr>
        <w:t>(Moscatelli, Mezzetti, &amp; Lacquaniti, 2012)</w:t>
      </w:r>
      <w:r w:rsidR="003F215D">
        <w:fldChar w:fldCharType="end"/>
      </w:r>
      <w:r>
        <w:t>.</w:t>
      </w:r>
      <w:r w:rsidR="0021621B">
        <w:t xml:space="preserve"> We 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del w:id="426" w:author="Björn Jörges" w:date="2020-05-16T04:22:00Z">
        <w:r w:rsidR="0021621B" w:rsidDel="002100A0">
          <w:delText>velocity</w:delText>
        </w:r>
      </w:del>
      <w:ins w:id="427" w:author="Björn Jörges" w:date="2020-05-16T04:22:00Z">
        <w:r w:rsidR="002100A0">
          <w:t>speed</w:t>
        </w:r>
      </w:ins>
      <w:r w:rsidR="00F05C8A">
        <w:t xml:space="preserve"> (</w:t>
      </w:r>
      <m:oMath>
        <m:sSub>
          <m:sSubPr>
            <m:ctrlPr>
              <w:rPr>
                <w:rFonts w:ascii="Cambria Math" w:hAnsi="Cambria Math"/>
              </w:rPr>
            </m:ctrlPr>
          </m:sSubPr>
          <m:e>
            <m:r>
              <w:del w:id="428" w:author="Björn Jörges" w:date="2020-05-16T04:22:00Z">
                <m:rPr>
                  <m:nor/>
                </m:rPr>
                <w:rPr>
                  <w:rFonts w:ascii="Cambria Math" w:hAnsi="Cambria Math"/>
                </w:rPr>
                <m:t>Velocity</m:t>
              </w:del>
            </m:r>
            <m:r>
              <w:ins w:id="429" w:author="Björn Jörges" w:date="2020-05-16T04:22:00Z">
                <m:rPr>
                  <m:nor/>
                </m:rPr>
                <w:rPr>
                  <w:rFonts w:ascii="Cambria Math" w:hAnsi="Cambria Math"/>
                </w:rPr>
                <m:t>Speed</m:t>
              </w:ins>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ins w:id="430" w:author="Björn Jörges" w:date="2020-05-29T17:46:00Z">
        <w:r w:rsidR="00663E4E">
          <w:t xml:space="preserve"> </w:t>
        </w:r>
        <w:commentRangeStart w:id="431"/>
        <w:r w:rsidR="00663E4E">
          <w:t xml:space="preserve">and random slopes per </w:t>
        </w:r>
      </w:ins>
      <w:ins w:id="432" w:author="Björn Jörges" w:date="2020-05-29T17:47:00Z">
        <w:r w:rsidR="00663E4E">
          <w:t>speed difference between target and ball cloud (“</w:t>
        </w:r>
      </w:ins>
      <m:oMath>
        <m:r>
          <w:ins w:id="433" w:author="Björn Jörges" w:date="2020-05-29T17:47:00Z">
            <w:rPr>
              <w:rFonts w:ascii="Cambria Math" w:hAnsi="Cambria Math"/>
            </w:rPr>
            <m:t>Difference</m:t>
          </w:ins>
        </m:r>
      </m:oMath>
      <w:ins w:id="434" w:author="Björn Jörges" w:date="2020-05-29T17:47:00Z">
        <w:r w:rsidR="00663E4E">
          <w:t>”)</w:t>
        </w:r>
      </w:ins>
      <w:r w:rsidR="0021621B">
        <w:t xml:space="preserve">, </w:t>
      </w:r>
      <w:commentRangeEnd w:id="431"/>
      <w:r w:rsidR="00A14FA0">
        <w:rPr>
          <w:rStyle w:val="CommentReference"/>
        </w:rPr>
        <w:commentReference w:id="431"/>
      </w:r>
      <w:r w:rsidR="0021621B">
        <w:t xml:space="preserve">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F05C8A">
        <w:t>d</w:t>
      </w:r>
      <w:r w:rsidR="0021621B">
        <w:t xml:space="preserve">ifference in </w:t>
      </w:r>
      <w:del w:id="435" w:author="Björn Jörges" w:date="2020-05-16T04:22:00Z">
        <w:r w:rsidR="0021621B" w:rsidDel="002100A0">
          <w:delText>velocity</w:delText>
        </w:r>
      </w:del>
      <w:ins w:id="436" w:author="Björn Jörges" w:date="2020-05-16T04:22:00Z">
        <w:r w:rsidR="002100A0">
          <w:t>speed</w:t>
        </w:r>
      </w:ins>
      <w:r w:rsidR="0021621B">
        <w:t xml:space="preserve"> between target and ball cloud</w:t>
      </w:r>
      <w:r w:rsidR="00F05C8A">
        <w:t xml:space="preserve"> (“</w:t>
      </w:r>
      <m:oMath>
        <m:r>
          <w:rPr>
            <w:rFonts w:ascii="Cambria Math" w:hAnsi="Cambria Math"/>
          </w:rPr>
          <m:t>Difference</m:t>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488DDB79" w:rsidR="00076BFB" w:rsidRDefault="00076BFB" w:rsidP="00076BFB">
            <w:pPr>
              <w:spacing w:line="360" w:lineRule="auto"/>
              <w:jc w:val="both"/>
            </w:pPr>
            <m:oMathPara>
              <m:oMath>
                <m:r>
                  <w:rPr>
                    <w:rFonts w:ascii="Cambria Math" w:hAnsi="Cambria Math"/>
                  </w:rPr>
                  <m:t>Subject Motion*Difference+</m:t>
                </m:r>
                <m:d>
                  <m:dPr>
                    <m:endChr m:val="|"/>
                    <m:ctrlPr>
                      <w:rPr>
                        <w:rFonts w:ascii="Cambria Math" w:hAnsi="Cambria Math"/>
                        <w:i/>
                      </w:rPr>
                    </m:ctrlPr>
                  </m:dPr>
                  <m:e>
                    <w:commentRangeStart w:id="437"/>
                    <m:r>
                      <w:ins w:id="438" w:author="Björn Jörges" w:date="2020-05-28T19:59:00Z">
                        <w:rPr>
                          <w:rFonts w:ascii="Cambria Math" w:hAnsi="Cambria Math"/>
                        </w:rPr>
                        <m:t>Difference</m:t>
                      </w:ins>
                    </m:r>
                    <m:r>
                      <w:del w:id="439" w:author="Björn Jörges" w:date="2020-05-28T19:59:00Z">
                        <w:rPr>
                          <w:rFonts w:ascii="Cambria Math" w:hAnsi="Cambria Math"/>
                        </w:rPr>
                        <m:t>1</m:t>
                      </w:del>
                    </m:r>
                    <m:r>
                      <w:rPr>
                        <w:rFonts w:ascii="Cambria Math" w:hAnsi="Cambria Math"/>
                      </w:rPr>
                      <m:t xml:space="preserve"> </m:t>
                    </m:r>
                    <w:commentRangeEnd w:id="437"/>
                    <m:r>
                      <m:rPr>
                        <m:sty m:val="p"/>
                      </m:rPr>
                      <w:rPr>
                        <w:rStyle w:val="CommentReference"/>
                      </w:rPr>
                      <w:commentReference w:id="437"/>
                    </m:r>
                  </m:e>
                </m:d>
                <m:r>
                  <w:rPr>
                    <w:rFonts w:ascii="Cambria Math" w:hAnsi="Cambria Math"/>
                  </w:rPr>
                  <m:t>Subject)+(</m:t>
                </m:r>
                <m:r>
                  <w:ins w:id="440" w:author="Björn Jörges" w:date="2020-05-28T19:59:00Z">
                    <w:rPr>
                      <w:rFonts w:ascii="Cambria Math" w:hAnsi="Cambria Math"/>
                    </w:rPr>
                    <m:t>Difference</m:t>
                  </w:ins>
                </m:r>
                <m:r>
                  <w:del w:id="441"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442" w:author="Björn Jörges" w:date="2020-05-18T20:11:00Z">
                        <w:rPr>
                          <w:rFonts w:ascii="Cambria Math" w:hAnsi="Cambria Math"/>
                        </w:rPr>
                        <m:t>Velocity</m:t>
                      </w:del>
                    </m:r>
                    <m:r>
                      <w:ins w:id="443" w:author="Björn Jörges" w:date="2020-05-18T20:11: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068E76A7" w14:textId="70942C43" w:rsidR="00076BFB" w:rsidRDefault="00076BFB" w:rsidP="00635780">
            <w:pPr>
              <w:jc w:val="both"/>
            </w:pPr>
            <w:r>
              <w:t>[</w:t>
            </w:r>
            <w:r w:rsidR="00FB777C">
              <w:t>2</w:t>
            </w:r>
            <w:r>
              <w:t>]</w:t>
            </w:r>
          </w:p>
        </w:tc>
      </w:tr>
    </w:tbl>
    <w:p w14:paraId="77F8EAB4" w14:textId="409034DF" w:rsidR="00F05C8A" w:rsidRDefault="0021621B" w:rsidP="00635780">
      <w:pPr>
        <w:jc w:val="both"/>
      </w:pPr>
      <w:r>
        <w:t>We furthermore establish</w:t>
      </w:r>
      <w:r w:rsidR="00FA7658">
        <w:t>ed</w:t>
      </w:r>
      <w:r>
        <w:t xml:space="preserve"> a </w:t>
      </w:r>
      <w:r w:rsidR="00F05C8A">
        <w:t>N</w:t>
      </w:r>
      <w:r>
        <w:t xml:space="preserve">ull </w:t>
      </w:r>
      <w:r w:rsidR="00F05C8A">
        <w:t>M</w:t>
      </w:r>
      <w:r>
        <w:t xml:space="preserve">odel with subject and horizontal </w:t>
      </w:r>
      <w:del w:id="444" w:author="Björn Jörges" w:date="2020-05-16T04:22:00Z">
        <w:r w:rsidDel="002100A0">
          <w:delText>velocity</w:delText>
        </w:r>
      </w:del>
      <w:ins w:id="445" w:author="Björn Jörges" w:date="2020-05-16T04:22:00Z">
        <w:r w:rsidR="002100A0">
          <w:t>speed</w:t>
        </w:r>
      </w:ins>
      <w:r>
        <w:t xml:space="preserve"> as random effects with random intercepts, and </w:t>
      </w:r>
      <w:r w:rsidR="00741F9E">
        <w:t xml:space="preserve">subject </w:t>
      </w:r>
      <w:r>
        <w:t xml:space="preserve">motion profile and difference in </w:t>
      </w:r>
      <w:del w:id="446" w:author="Björn Jörges" w:date="2020-05-16T04:22:00Z">
        <w:r w:rsidDel="002100A0">
          <w:delText>velocity</w:delText>
        </w:r>
      </w:del>
      <w:ins w:id="447" w:author="Björn Jörges" w:date="2020-05-16T04:22:00Z">
        <w:r w:rsidR="002100A0">
          <w:t>speed</w:t>
        </w:r>
      </w:ins>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4652DEE7" w:rsidR="00076BFB" w:rsidRDefault="00076BFB" w:rsidP="004725D9">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448" w:author="Björn Jörges" w:date="2020-05-28T19:59:00Z">
                        <w:rPr>
                          <w:rFonts w:ascii="Cambria Math" w:hAnsi="Cambria Math"/>
                        </w:rPr>
                        <m:t>Difference</m:t>
                      </w:ins>
                    </m:r>
                    <m:r>
                      <w:del w:id="449"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450" w:author="Björn Jörges" w:date="2020-05-28T19:59:00Z">
                    <w:rPr>
                      <w:rFonts w:ascii="Cambria Math" w:hAnsi="Cambria Math"/>
                    </w:rPr>
                    <m:t>Difference</m:t>
                  </w:ins>
                </m:r>
                <m:r>
                  <w:del w:id="451"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452" w:author="Björn Jörges" w:date="2020-05-18T20:12:00Z">
                        <w:rPr>
                          <w:rFonts w:ascii="Cambria Math" w:hAnsi="Cambria Math"/>
                        </w:rPr>
                        <m:t>Velocity</m:t>
                      </w:del>
                    </m:r>
                    <m:r>
                      <w:ins w:id="453" w:author="Björn Jörges" w:date="2020-05-18T20:12: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6ACDDC07" w14:textId="44109FB9" w:rsidR="00076BFB" w:rsidRDefault="00076BFB" w:rsidP="004725D9">
            <w:pPr>
              <w:jc w:val="both"/>
            </w:pPr>
            <w:r>
              <w:t>[</w:t>
            </w:r>
            <w:r w:rsidR="00FB777C">
              <w:t>3</w:t>
            </w:r>
            <w:r>
              <w:t>]</w:t>
            </w:r>
          </w:p>
        </w:tc>
      </w:tr>
    </w:tbl>
    <w:p w14:paraId="05FE485F" w14:textId="78E9AED3" w:rsidR="00BC1E33" w:rsidRPr="00F05C8A" w:rsidRDefault="0021621B" w:rsidP="00635780">
      <w:pPr>
        <w:jc w:val="both"/>
        <w:rPr>
          <w:rFonts w:eastAsiaTheme="minorEastAsia"/>
        </w:rPr>
      </w:pPr>
      <w:r>
        <w:t xml:space="preserve">We then use an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F05C8A">
        <w:t>Motion = “</w:t>
      </w:r>
      <w:r w:rsidR="00413CAE">
        <w:t>Congruent</w:t>
      </w:r>
      <w:r w:rsidR="00F05C8A">
        <w:t>”</w:t>
      </w:r>
      <w:r w:rsidR="00413CAE">
        <w:t xml:space="preserve"> and Motion = “Incong</w:t>
      </w:r>
      <w:r w:rsidR="00BC1E33">
        <w:t>r</w:t>
      </w:r>
      <w:r w:rsidR="00413CAE">
        <w:t>uent”</w:t>
      </w:r>
      <w:r w:rsidR="00AC39B7">
        <w:t>,</w:t>
      </w:r>
      <w:r>
        <w:t xml:space="preserve"> thus putting into evidence that</w:t>
      </w:r>
      <w:ins w:id="454" w:author="Björn Jörges" w:date="2020-05-16T04:31:00Z">
        <w:r w:rsidR="0060586A">
          <w:t xml:space="preserve"> visually </w:t>
        </w:r>
      </w:ins>
      <w:ins w:id="455" w:author="Björn Jörges" w:date="2020-05-16T06:10:00Z">
        <w:r w:rsidR="00A351D4">
          <w:t>simulated</w:t>
        </w:r>
      </w:ins>
      <w:r>
        <w:t xml:space="preserve"> self-motion decreases precision in object </w:t>
      </w:r>
      <w:del w:id="456" w:author="Björn Jörges" w:date="2020-05-16T04:22:00Z">
        <w:r w:rsidDel="002100A0">
          <w:delText>velocity</w:delText>
        </w:r>
      </w:del>
      <w:ins w:id="457" w:author="Björn Jörges" w:date="2020-05-16T04:22:00Z">
        <w:r w:rsidR="002100A0">
          <w:t>speed</w:t>
        </w:r>
      </w:ins>
      <w:r>
        <w:t xml:space="preserve"> judgments</w:t>
      </w:r>
      <w:r w:rsidR="008D0B9F">
        <w:t xml:space="preserve"> during self-motion</w:t>
      </w:r>
      <w:r>
        <w:t>.</w:t>
      </w:r>
    </w:p>
    <w:p w14:paraId="736525E9" w14:textId="26EC8DD5"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“Congruent”, “No Motion” and “Incongruent”)</w:t>
      </w:r>
      <w:r w:rsidR="002A2567">
        <w:t xml:space="preserve"> </w:t>
      </w:r>
      <w:r w:rsidR="001D6219">
        <w:t xml:space="preserve">and the </w:t>
      </w:r>
      <w:del w:id="458" w:author="Björn Jörges" w:date="2020-05-16T04:22:00Z">
        <w:r w:rsidR="001D6219" w:rsidDel="002100A0">
          <w:delText>velocity</w:delText>
        </w:r>
      </w:del>
      <w:ins w:id="459" w:author="Björn Jörges" w:date="2020-05-16T04:22:00Z">
        <w:r w:rsidR="002100A0">
          <w:t>speed</w:t>
        </w:r>
      </w:ins>
      <w:r w:rsidR="001D6219">
        <w:t xml:space="preserve"> difference between target and ball cloud (“</w:t>
      </w:r>
      <m:oMath>
        <m:r>
          <w:rPr>
            <w:rFonts w:ascii="Cambria Math" w:hAnsi="Cambria Math"/>
          </w:rPr>
          <m:t>Difference</m:t>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44C1A61F" w:rsidR="00076BFB" w:rsidRDefault="00076BFB" w:rsidP="004725D9">
            <w:pPr>
              <w:spacing w:line="360" w:lineRule="auto"/>
              <w:jc w:val="both"/>
            </w:pPr>
            <m:oMathPara>
              <m:oMath>
                <m:r>
                  <w:rPr>
                    <w:rFonts w:ascii="Cambria Math" w:hAnsi="Cambria Math"/>
                  </w:rPr>
                  <m:t>Motion Profile+Difference+</m:t>
                </m:r>
                <m:d>
                  <m:dPr>
                    <m:endChr m:val="|"/>
                    <m:ctrlPr>
                      <w:rPr>
                        <w:rFonts w:ascii="Cambria Math" w:hAnsi="Cambria Math"/>
                        <w:i/>
                      </w:rPr>
                    </m:ctrlPr>
                  </m:dPr>
                  <m:e>
                    <m:r>
                      <w:ins w:id="460" w:author="Björn Jörges" w:date="2020-05-28T19:59:00Z">
                        <w:rPr>
                          <w:rFonts w:ascii="Cambria Math" w:hAnsi="Cambria Math"/>
                        </w:rPr>
                        <m:t>Difference</m:t>
                      </w:ins>
                    </m:r>
                    <m:r>
                      <w:del w:id="461" w:author="Björn Jörges" w:date="2020-05-28T19:59:00Z">
                        <w:rPr>
                          <w:rFonts w:ascii="Cambria Math" w:hAnsi="Cambria Math"/>
                        </w:rPr>
                        <m:t>1</m:t>
                      </w:del>
                    </m:r>
                    <m:r>
                      <w:rPr>
                        <w:rFonts w:ascii="Cambria Math" w:hAnsi="Cambria Math"/>
                      </w:rPr>
                      <m:t xml:space="preserve"> </m:t>
                    </m:r>
                  </m:e>
                </m:d>
                <m:r>
                  <w:rPr>
                    <w:rFonts w:ascii="Cambria Math" w:hAnsi="Cambria Math"/>
                  </w:rPr>
                  <m:t xml:space="preserve"> Subject)+(</m:t>
                </m:r>
                <m:r>
                  <w:ins w:id="462" w:author="Björn Jörges" w:date="2020-05-28T20:00:00Z">
                    <w:rPr>
                      <w:rFonts w:ascii="Cambria Math" w:hAnsi="Cambria Math"/>
                    </w:rPr>
                    <m:t>Difference</m:t>
                  </w:ins>
                </m:r>
                <m:r>
                  <w:del w:id="463"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20D319B7" w14:textId="2EE53563" w:rsidR="00076BFB" w:rsidRDefault="00076BFB" w:rsidP="004725D9">
            <w:pPr>
              <w:jc w:val="both"/>
            </w:pPr>
            <w:r>
              <w:t>[</w:t>
            </w:r>
            <w:r w:rsidR="00FB777C">
              <w:t>4</w:t>
            </w:r>
            <w:r>
              <w:t>]</w:t>
            </w:r>
          </w:p>
        </w:tc>
      </w:tr>
    </w:tbl>
    <w:p w14:paraId="0757F869" w14:textId="23967381" w:rsidR="001D6219" w:rsidRDefault="001D6219" w:rsidP="00D217A0">
      <w:pPr>
        <w:jc w:val="both"/>
      </w:pPr>
      <w:r>
        <w:t xml:space="preserve">The Null Model </w:t>
      </w:r>
      <w:r w:rsidR="00FA7658">
        <w:t xml:space="preserve">contained </w:t>
      </w:r>
      <w:r>
        <w:t>the same random effects, and only the difference</w:t>
      </w:r>
      <w:r w:rsidR="008D0B9F">
        <w:t xml:space="preserve"> in speed</w:t>
      </w:r>
      <w:r>
        <w:t xml:space="preserve"> between target and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481A4387" w:rsidR="00076BFB" w:rsidRDefault="00076BFB" w:rsidP="004725D9">
            <w:pPr>
              <w:spacing w:line="360" w:lineRule="auto"/>
              <w:jc w:val="both"/>
            </w:pPr>
            <m:oMathPara>
              <m:oMath>
                <m:r>
                  <w:rPr>
                    <w:rFonts w:ascii="Cambria Math" w:hAnsi="Cambria Math"/>
                  </w:rPr>
                  <m:t>Difference+</m:t>
                </m:r>
                <m:d>
                  <m:dPr>
                    <m:endChr m:val="|"/>
                    <m:ctrlPr>
                      <w:rPr>
                        <w:rFonts w:ascii="Cambria Math" w:hAnsi="Cambria Math"/>
                        <w:i/>
                      </w:rPr>
                    </m:ctrlPr>
                  </m:dPr>
                  <m:e>
                    <m:r>
                      <w:ins w:id="464" w:author="Björn Jörges" w:date="2020-05-28T20:00:00Z">
                        <w:rPr>
                          <w:rFonts w:ascii="Cambria Math" w:hAnsi="Cambria Math"/>
                        </w:rPr>
                        <m:t>Difference</m:t>
                      </w:ins>
                    </m:r>
                    <m:r>
                      <w:del w:id="465" w:author="Björn Jörges" w:date="2020-05-28T20:00:00Z">
                        <w:rPr>
                          <w:rFonts w:ascii="Cambria Math" w:hAnsi="Cambria Math"/>
                        </w:rPr>
                        <m:t>1</m:t>
                      </w:del>
                    </m:r>
                    <m:r>
                      <w:rPr>
                        <w:rFonts w:ascii="Cambria Math" w:hAnsi="Cambria Math"/>
                      </w:rPr>
                      <m:t xml:space="preserve"> </m:t>
                    </m:r>
                  </m:e>
                </m:d>
                <m:r>
                  <w:rPr>
                    <w:rFonts w:ascii="Cambria Math" w:hAnsi="Cambria Math"/>
                  </w:rPr>
                  <m:t xml:space="preserve"> Subject)+(</m:t>
                </m:r>
                <m:r>
                  <w:ins w:id="466" w:author="Björn Jörges" w:date="2020-05-28T20:00:00Z">
                    <w:rPr>
                      <w:rFonts w:ascii="Cambria Math" w:hAnsi="Cambria Math"/>
                    </w:rPr>
                    <m:t>Difference</m:t>
                  </w:ins>
                </m:r>
                <m:r>
                  <w:del w:id="467" w:author="Björn Jörges" w:date="2020-05-28T20:00: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4860DA26" w14:textId="305F3B9D" w:rsidR="00076BFB" w:rsidRDefault="00076BFB" w:rsidP="004725D9">
            <w:pPr>
              <w:jc w:val="both"/>
            </w:pPr>
            <w:r>
              <w:t>[</w:t>
            </w:r>
            <w:r w:rsidR="00FB777C">
              <w:t>5</w:t>
            </w:r>
            <w:r>
              <w:t>]</w:t>
            </w:r>
          </w:p>
        </w:tc>
      </w:tr>
    </w:tbl>
    <w:p w14:paraId="5B47BF82" w14:textId="760ECD55" w:rsidR="00EC252D" w:rsidRDefault="001D6219" w:rsidP="00D217A0">
      <w:pPr>
        <w:jc w:val="both"/>
        <w:rPr>
          <w:ins w:id="468" w:author="Björn Jörges" w:date="2020-05-29T09:54:00Z"/>
        </w:rPr>
      </w:pPr>
      <w:r>
        <w:t>We compare</w:t>
      </w:r>
      <w:r w:rsidR="00FA7658">
        <w:t>d</w:t>
      </w:r>
      <w:r>
        <w:t xml:space="preserve"> both models with an ANOVA and expect</w:t>
      </w:r>
      <w:r w:rsidR="00FA7658">
        <w:t>ed</w:t>
      </w:r>
      <w:r>
        <w:t xml:space="preserve"> the Test Model to be significantly better than the Null Model, indicating that</w:t>
      </w:r>
      <w:ins w:id="469" w:author="Björn Jörges" w:date="2020-05-16T04:31:00Z">
        <w:r w:rsidR="0060586A">
          <w:t xml:space="preserve"> visually simulated</w:t>
        </w:r>
      </w:ins>
      <w:r>
        <w:t xml:space="preserve"> self-motion ha</w:t>
      </w:r>
      <w:r w:rsidR="00FA7658">
        <w:t>d</w:t>
      </w:r>
      <w:r>
        <w:t xml:space="preserve"> an impact on the PSE.</w:t>
      </w:r>
      <w:ins w:id="470" w:author="Björn Jörges" w:date="2020-05-16T04:31:00Z">
        <w:r w:rsidR="0060586A">
          <w:t xml:space="preserve"> Visually evoked</w:t>
        </w:r>
      </w:ins>
      <w:r>
        <w:t xml:space="preserve"> </w:t>
      </w:r>
      <w:ins w:id="471" w:author="Björn Jörges" w:date="2020-05-16T04:31:00Z">
        <w:r w:rsidR="0060586A">
          <w:t>s</w:t>
        </w:r>
      </w:ins>
      <w:del w:id="472" w:author="Björn Jörges" w:date="2020-05-16T04:31:00Z">
        <w:r w:rsidR="00626889" w:rsidDel="0060586A">
          <w:delText>S</w:delText>
        </w:r>
      </w:del>
      <w:r>
        <w:t xml:space="preserve">elf-motion in the same direction as the target should decrease perceived target </w:t>
      </w:r>
      <w:del w:id="473" w:author="Björn Jörges" w:date="2020-05-16T04:22:00Z">
        <w:r w:rsidDel="002100A0">
          <w:delText>velocity</w:delText>
        </w:r>
      </w:del>
      <w:ins w:id="474" w:author="Björn Jörges" w:date="2020-05-16T04:22:00Z">
        <w:r w:rsidR="002100A0">
          <w:t>speed</w:t>
        </w:r>
      </w:ins>
      <w:del w:id="475" w:author="Björn Jörges" w:date="2020-05-21T03:02:00Z">
        <w:r w:rsidDel="0095530C">
          <w:delText>,</w:delText>
        </w:r>
      </w:del>
      <w:r>
        <w:t xml:space="preserve"> and </w:t>
      </w:r>
      <w:ins w:id="476" w:author="Björn Jörges" w:date="2020-05-16T04:32:00Z">
        <w:r w:rsidR="0060586A">
          <w:lastRenderedPageBreak/>
          <w:t xml:space="preserve">visually evoked </w:t>
        </w:r>
      </w:ins>
      <w:r>
        <w:t xml:space="preserve">self-motion in the opposite direction of the target should increase perceived target </w:t>
      </w:r>
      <w:del w:id="477" w:author="Björn Jörges" w:date="2020-05-16T04:22:00Z">
        <w:r w:rsidDel="002100A0">
          <w:delText>velocity</w:delText>
        </w:r>
      </w:del>
      <w:ins w:id="478" w:author="Björn Jörges" w:date="2020-05-16T04:22:00Z">
        <w:r w:rsidR="002100A0">
          <w:t>speed</w:t>
        </w:r>
      </w:ins>
      <w:r>
        <w:t>.</w:t>
      </w:r>
    </w:p>
    <w:p w14:paraId="6AAD349D" w14:textId="77777777" w:rsidR="00DF5A39" w:rsidRDefault="00DF5A39" w:rsidP="00DF5A39">
      <w:pPr>
        <w:pStyle w:val="Heading4"/>
        <w:rPr>
          <w:ins w:id="479" w:author="Björn Jörges" w:date="2020-05-29T10:23:00Z"/>
        </w:rPr>
      </w:pPr>
    </w:p>
    <w:p w14:paraId="1CFA01AB" w14:textId="1F326083" w:rsidR="00343BCD" w:rsidRDefault="007B46AA" w:rsidP="00DF5A39">
      <w:pPr>
        <w:pStyle w:val="Heading4"/>
        <w:rPr>
          <w:ins w:id="480" w:author="Björn Jörges" w:date="2020-05-29T10:23:00Z"/>
        </w:rPr>
      </w:pPr>
      <w:commentRangeStart w:id="481"/>
      <w:ins w:id="482" w:author="Björn Jörges" w:date="2020-05-29T10:10:00Z">
        <w:r>
          <w:t>Control conditions</w:t>
        </w:r>
      </w:ins>
    </w:p>
    <w:p w14:paraId="59BF2692" w14:textId="68464461" w:rsidR="00DF5A39" w:rsidRPr="00DF5A39" w:rsidRDefault="00DF5A39" w:rsidP="0096798F">
      <w:pPr>
        <w:jc w:val="both"/>
      </w:pPr>
      <w:ins w:id="483" w:author="Björn Jörges" w:date="2020-05-29T10:23:00Z">
        <w:r>
          <w:t xml:space="preserve">For the control conditions (Minimal </w:t>
        </w:r>
      </w:ins>
      <w:ins w:id="484" w:author="Björn Jörges" w:date="2020-05-29T10:24:00Z">
        <w:r>
          <w:t>Self-Motion and Minimal Induced Motion), we used the model comparison [4]/[5]</w:t>
        </w:r>
      </w:ins>
      <w:ins w:id="485" w:author="Björn Jörges" w:date="2020-05-29T10:23:00Z">
        <w:r>
          <w:t xml:space="preserve"> </w:t>
        </w:r>
      </w:ins>
      <w:ins w:id="486" w:author="Björn Jörges" w:date="2020-05-29T10:24:00Z">
        <w:r>
          <w:t>to assess whe</w:t>
        </w:r>
      </w:ins>
      <w:ins w:id="487" w:author="Björn Jörges" w:date="2020-05-29T10:25:00Z">
        <w:r>
          <w:t>ther</w:t>
        </w:r>
      </w:ins>
      <w:ins w:id="488" w:author="Björn Jörges" w:date="2020-05-29T10:31:00Z">
        <w:r w:rsidR="00F465EF">
          <w:t xml:space="preserve"> wall motion (Minimal Self-Motion) or visually simulated self-motion (Mi</w:t>
        </w:r>
      </w:ins>
      <w:ins w:id="489" w:author="Björn Jörges" w:date="2020-05-29T10:32:00Z">
        <w:r w:rsidR="00F465EF">
          <w:t>nimal Induced Motion)</w:t>
        </w:r>
      </w:ins>
      <w:ins w:id="490" w:author="Björn Jörges" w:date="2020-05-29T10:31:00Z">
        <w:r w:rsidR="00F465EF">
          <w:t>, respectively</w:t>
        </w:r>
      </w:ins>
      <w:ins w:id="491" w:author="Björn Jörges" w:date="2020-05-29T10:43:00Z">
        <w:r w:rsidR="0096798F">
          <w:t>,</w:t>
        </w:r>
      </w:ins>
      <w:ins w:id="492" w:author="Björn Jörges" w:date="2020-05-29T10:32:00Z">
        <w:r w:rsidR="00F465EF">
          <w:t xml:space="preserve"> led to any biases in perceived velocity. For Minimal Induced Motion, we expect</w:t>
        </w:r>
      </w:ins>
      <w:ins w:id="493" w:author="Björn Jörges" w:date="2020-05-29T10:43:00Z">
        <w:r w:rsidR="0096798F">
          <w:t>ed</w:t>
        </w:r>
      </w:ins>
      <w:ins w:id="494" w:author="Björn Jörges" w:date="2020-05-29T10:32:00Z">
        <w:r w:rsidR="00F465EF">
          <w:t xml:space="preserve"> that same pattern as for the main condition, but a slightly less complete compensation,</w:t>
        </w:r>
      </w:ins>
      <w:ins w:id="495" w:author="Björn Jörges" w:date="2020-05-29T10:33:00Z">
        <w:r w:rsidR="00F465EF">
          <w:t xml:space="preserve"> with the untextured wall backdrop giving fewer cues about visually simulated self-motion.</w:t>
        </w:r>
      </w:ins>
      <w:ins w:id="496" w:author="Björn Jörges" w:date="2020-05-29T10:55:00Z">
        <w:r w:rsidR="009A4A35">
          <w:t xml:space="preserve"> Furthermore, there should be next to no induced motion effects, </w:t>
        </w:r>
      </w:ins>
      <w:ins w:id="497" w:author="Björn Jörges" w:date="2020-05-29T10:56:00Z">
        <w:r w:rsidR="009A4A35">
          <w:t>which should augment the observed effect further</w:t>
        </w:r>
      </w:ins>
      <w:ins w:id="498" w:author="Björn Jörges" w:date="2020-05-29T10:55:00Z">
        <w:r w:rsidR="009A4A35">
          <w:t>.</w:t>
        </w:r>
      </w:ins>
      <w:ins w:id="499" w:author="Björn Jörges" w:date="2020-05-29T10:33:00Z">
        <w:r w:rsidR="00F465EF">
          <w:t xml:space="preserve"> For Minimal Self-Motion, we expect</w:t>
        </w:r>
      </w:ins>
      <w:ins w:id="500" w:author="Björn Jörges" w:date="2020-05-29T10:43:00Z">
        <w:r w:rsidR="0096798F">
          <w:t>ed</w:t>
        </w:r>
      </w:ins>
      <w:ins w:id="501" w:author="Björn Jörges" w:date="2020-05-29T10:33:00Z">
        <w:r w:rsidR="00F465EF">
          <w:t xml:space="preserve"> a small effect of induced motion in the opposite direction of the </w:t>
        </w:r>
      </w:ins>
      <w:ins w:id="502" w:author="Björn Jörges" w:date="2020-05-29T10:34:00Z">
        <w:r w:rsidR="00F465EF">
          <w:t>effect of visually simulated</w:t>
        </w:r>
      </w:ins>
      <w:ins w:id="503" w:author="Björn Jörges" w:date="2020-05-29T10:33:00Z">
        <w:r w:rsidR="00F465EF">
          <w:t xml:space="preserve"> </w:t>
        </w:r>
      </w:ins>
      <w:ins w:id="504" w:author="Björn Jörges" w:date="2020-05-29T10:34:00Z">
        <w:r w:rsidR="00F465EF">
          <w:t xml:space="preserve">self-motion, i.e., an overestimation of speed when observer and </w:t>
        </w:r>
      </w:ins>
      <w:ins w:id="505" w:author="Björn Jörges" w:date="2020-05-29T10:35:00Z">
        <w:r w:rsidR="00F465EF">
          <w:t>wall move in opposite directions, and an underestimation of speed when observer and wall move in the same direction.</w:t>
        </w:r>
        <w:commentRangeEnd w:id="481"/>
        <w:r w:rsidR="00665407" w:rsidRPr="00EE6915">
          <w:commentReference w:id="481"/>
        </w:r>
      </w:ins>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t>Power Analysis</w:t>
      </w:r>
    </w:p>
    <w:p w14:paraId="7BB64E74" w14:textId="7070CCB8" w:rsidR="001D6219" w:rsidRDefault="001D6219" w:rsidP="00D217A0">
      <w:pPr>
        <w:jc w:val="both"/>
      </w:pPr>
      <w:r w:rsidRPr="001D6219">
        <w:t>Based on the analysis</w:t>
      </w:r>
      <w:r>
        <w:t xml:space="preserve"> plan above, we proceeded to a power analysis via simulation.</w:t>
      </w:r>
      <w:r w:rsidR="00BC457D">
        <w:t xml:space="preserve"> </w:t>
      </w:r>
      <w:ins w:id="506" w:author="Björn Jörges" w:date="2020-05-28T17:23:00Z">
        <w:r w:rsidR="00132298">
          <w:t xml:space="preserve">We computed the power for the main condition (visually simulated self-motion with a textured wall backdrop). </w:t>
        </w:r>
      </w:ins>
      <w:r w:rsidR="00BC457D">
        <w:t xml:space="preserve">The R code used for this power analysis is available online under </w:t>
      </w:r>
      <w:r w:rsidR="00EE25E4">
        <w:fldChar w:fldCharType="begin"/>
      </w:r>
      <w:r w:rsidR="00EE25E4">
        <w:instrText xml:space="preserve"> HYPERLINK "https://github.com/b-jorges/Motion-Perception-during-Self-Motion/bl</w:instrText>
      </w:r>
      <w:r w:rsidR="00EE25E4">
        <w:instrText xml:space="preserve">ob/master/PowerAnalysisMotionEstimation.R" </w:instrText>
      </w:r>
      <w:ins w:id="507" w:author="Björn Jörges" w:date="2020-05-30T00:17:00Z"/>
      <w:r w:rsidR="00EE25E4">
        <w:fldChar w:fldCharType="separate"/>
      </w:r>
      <w:r w:rsidR="00BC457D">
        <w:rPr>
          <w:rStyle w:val="Hyperlink"/>
        </w:rPr>
        <w:t>https://github.com/b-jorges/Motion-Perception-during-Self-Motion/blob/master/PowerAnalysisMotionEstimation.R</w:t>
      </w:r>
      <w:r w:rsidR="00EE25E4">
        <w:rPr>
          <w:rStyle w:val="Hyperlink"/>
        </w:rPr>
        <w:fldChar w:fldCharType="end"/>
      </w:r>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(see below)</w:t>
      </w:r>
      <w:r w:rsidR="00E67C26">
        <w:t xml:space="preserve"> show consistently a bias to interpret the dot cloud as faster;</w:t>
      </w:r>
      <w:r w:rsidR="00211BB7">
        <w:t xml:space="preserve"> when the observer is static, we </w:t>
      </w:r>
      <w:r w:rsidR="00E67C26">
        <w:t xml:space="preserve">thus assume a PSE of 2/3 of the presented </w:t>
      </w:r>
      <w:del w:id="508" w:author="Björn Jörges" w:date="2020-05-16T04:22:00Z">
        <w:r w:rsidR="00E67C26" w:rsidDel="002100A0">
          <w:delText>velocity</w:delText>
        </w:r>
      </w:del>
      <w:ins w:id="509" w:author="Björn Jörges" w:date="2020-05-16T04:22:00Z">
        <w:r w:rsidR="002100A0">
          <w:t>speed</w:t>
        </w:r>
      </w:ins>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del w:id="510" w:author="Björn Jörges" w:date="2020-05-16T04:32:00Z">
        <w:r w:rsidR="003C3F8E" w:rsidDel="0060586A">
          <w:delText xml:space="preserve">self-motion </w:delText>
        </w:r>
      </w:del>
      <w:del w:id="511" w:author="Björn Jörges" w:date="2020-05-16T04:23:00Z">
        <w:r w:rsidR="003C3F8E" w:rsidDel="002100A0">
          <w:delText>velocity</w:delText>
        </w:r>
      </w:del>
      <w:ins w:id="512" w:author="Björn Jörges" w:date="2020-05-16T04:23:00Z">
        <w:r w:rsidR="002100A0">
          <w:t>speed</w:t>
        </w:r>
      </w:ins>
      <w:ins w:id="513" w:author="Björn Jörges" w:date="2020-05-16T04:32:00Z">
        <w:r w:rsidR="0060586A">
          <w:t xml:space="preserve"> of the visually evoked self-motion</w:t>
        </w:r>
      </w:ins>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ins w:id="514" w:author="Björn Jörges" w:date="2020-05-16T04:33:00Z">
        <w:r w:rsidR="0060586A">
          <w:t xml:space="preserve">the visually simulated </w:t>
        </w:r>
      </w:ins>
      <w:r w:rsidR="00415A8A">
        <w:t>self-motion.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Furthermore, we 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up to 200 % in thresholds from no self-motion to visually simulated self-motion.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 xml:space="preserve">o account for the fact that our </w:t>
      </w:r>
      <w:r w:rsidR="00211BB7">
        <w:lastRenderedPageBreak/>
        <w:t>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del w:id="515" w:author="Björn Jörges" w:date="2020-05-16T04:23:00Z">
        <w:r w:rsidR="006B56CF" w:rsidDel="002100A0">
          <w:delText>velocity</w:delText>
        </w:r>
      </w:del>
      <w:ins w:id="516" w:author="Björn Jörges" w:date="2020-05-16T04:23:00Z">
        <w:r w:rsidR="002100A0">
          <w:t>speed</w:t>
        </w:r>
      </w:ins>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12351EFF" w:rsidR="009362B7" w:rsidRPr="0047005B" w:rsidRDefault="006B56CF" w:rsidP="0047005B">
      <w:pPr>
        <w:jc w:val="both"/>
        <w:rPr>
          <w:ins w:id="517" w:author="Björn Jörges" w:date="2020-05-28T09:22:00Z"/>
        </w:rPr>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del w:id="518" w:author="Björn Jörges" w:date="2020-05-29T18:56:00Z">
        <w:r w:rsidR="00257DF7" w:rsidDel="007E7EE8">
          <w:delText>10, 12, 14, 16, 18 and 20</w:delText>
        </w:r>
      </w:del>
      <w:ins w:id="519" w:author="Björn Jörges" w:date="2020-05-29T18:56:00Z">
        <w:r w:rsidR="007E7EE8">
          <w:t>20, 22, 24, 26, 28 and 30</w:t>
        </w:r>
      </w:ins>
      <w:r w:rsidR="00257DF7">
        <w:t xml:space="preserve"> </w:t>
      </w:r>
      <w:del w:id="520" w:author="Björn Jörges" w:date="2020-05-29T18:56:00Z">
        <w:r w:rsidR="00257DF7" w:rsidDel="007E7EE8">
          <w:delText>subjects</w:delText>
        </w:r>
      </w:del>
      <w:ins w:id="521" w:author="Björn Jörges" w:date="2020-05-29T18:56:00Z">
        <w:r w:rsidR="007E7EE8">
          <w:t>participants</w:t>
        </w:r>
      </w:ins>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0AF36C0E" w:rsidR="00257DF7" w:rsidRPr="00FC164B" w:rsidRDefault="0047005B" w:rsidP="00FC164B">
            <w:pPr>
              <w:jc w:val="center"/>
              <w:rPr>
                <w:i/>
                <w:iCs/>
              </w:rPr>
            </w:pPr>
            <w:ins w:id="522" w:author="Björn Jörges" w:date="2020-05-28T09:23:00Z">
              <w:r>
                <w:rPr>
                  <w:i/>
                  <w:iCs/>
                </w:rPr>
                <w:t>20</w:t>
              </w:r>
            </w:ins>
            <w:del w:id="523" w:author="Björn Jörges" w:date="2020-05-28T09:23:00Z">
              <w:r w:rsidR="00257DF7" w:rsidRPr="00FC164B" w:rsidDel="0047005B">
                <w:rPr>
                  <w:i/>
                  <w:iCs/>
                </w:rPr>
                <w:delText>10</w:delText>
              </w:r>
            </w:del>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76E4BE0C" w:rsidR="00257DF7" w:rsidRPr="0096015C" w:rsidRDefault="00257DF7" w:rsidP="00FC164B">
            <w:pPr>
              <w:jc w:val="center"/>
            </w:pPr>
            <w:del w:id="524" w:author="Björn Jörges" w:date="2020-05-27T23:46:00Z">
              <w:r w:rsidRPr="0096015C" w:rsidDel="002D1EBF">
                <w:delText>0.83</w:delText>
              </w:r>
            </w:del>
            <w:ins w:id="525" w:author="Björn Jörges" w:date="2020-05-29T23:53:00Z">
              <w:r w:rsidR="00F12C25">
                <w:t>0.744</w:t>
              </w:r>
            </w:ins>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223900CB" w:rsidR="00257DF7" w:rsidRPr="00FC164B" w:rsidRDefault="00F12C25" w:rsidP="00FC164B">
            <w:pPr>
              <w:jc w:val="center"/>
              <w:rPr>
                <w:i/>
                <w:iCs/>
              </w:rPr>
            </w:pPr>
            <w:del w:id="526" w:author="Björn Jörges" w:date="2020-05-29T23:57:00Z">
              <w:r w:rsidDel="00CA2749">
                <w:rPr>
                  <w:i/>
                  <w:iCs/>
                </w:rPr>
                <w:delText>0.744</w:delText>
              </w:r>
            </w:del>
            <w:del w:id="527" w:author="Björn Jörges" w:date="2020-05-28T09:23:00Z">
              <w:r w:rsidR="00257DF7" w:rsidRPr="00FC164B" w:rsidDel="0047005B">
                <w:rPr>
                  <w:i/>
                  <w:iCs/>
                </w:rPr>
                <w:delText>12</w:delText>
              </w:r>
            </w:del>
            <w:ins w:id="528" w:author="Björn Jörges" w:date="2020-05-29T23:57:00Z">
              <w:r w:rsidR="00CA2749">
                <w:rPr>
                  <w:i/>
                  <w:iCs/>
                </w:rPr>
                <w:t>22</w:t>
              </w:r>
            </w:ins>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1AE09033" w:rsidR="00257DF7" w:rsidRPr="0096015C" w:rsidRDefault="00257DF7" w:rsidP="00FC164B">
            <w:pPr>
              <w:jc w:val="center"/>
            </w:pPr>
            <w:del w:id="529" w:author="Björn Jörges" w:date="2020-05-27T23:46:00Z">
              <w:r w:rsidRPr="0096015C" w:rsidDel="002D1EBF">
                <w:delText>0.882</w:delText>
              </w:r>
            </w:del>
            <w:ins w:id="530" w:author="Björn Jörges" w:date="2020-05-29T23:53:00Z">
              <w:r w:rsidR="00F12C25">
                <w:t>0.800</w:t>
              </w:r>
            </w:ins>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0C743975" w:rsidR="00257DF7" w:rsidRPr="00FC164B" w:rsidRDefault="0047005B" w:rsidP="00FC164B">
            <w:pPr>
              <w:jc w:val="center"/>
              <w:rPr>
                <w:i/>
                <w:iCs/>
              </w:rPr>
            </w:pPr>
            <w:ins w:id="531" w:author="Björn Jörges" w:date="2020-05-28T09:23:00Z">
              <w:r>
                <w:rPr>
                  <w:i/>
                  <w:iCs/>
                </w:rPr>
                <w:t>24</w:t>
              </w:r>
            </w:ins>
            <w:del w:id="532" w:author="Björn Jörges" w:date="2020-05-28T09:23:00Z">
              <w:r w:rsidR="00257DF7" w:rsidRPr="00FC164B" w:rsidDel="0047005B">
                <w:rPr>
                  <w:i/>
                  <w:iCs/>
                </w:rPr>
                <w:delText>14</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61D6F3B1" w:rsidR="00257DF7" w:rsidRPr="0096015C" w:rsidRDefault="00257DF7" w:rsidP="00FC164B">
            <w:pPr>
              <w:jc w:val="center"/>
            </w:pPr>
            <w:del w:id="533" w:author="Björn Jörges" w:date="2020-05-29T18:55:00Z">
              <w:r w:rsidRPr="0096015C" w:rsidDel="007E7EE8">
                <w:delText>0</w:delText>
              </w:r>
            </w:del>
            <w:del w:id="534" w:author="Björn Jörges" w:date="2020-05-28T09:22:00Z">
              <w:r w:rsidRPr="0096015C" w:rsidDel="009362B7">
                <w:delText>.</w:delText>
              </w:r>
            </w:del>
            <w:del w:id="535" w:author="Björn Jörges" w:date="2020-05-27T23:46:00Z">
              <w:r w:rsidRPr="0096015C" w:rsidDel="002D1EBF">
                <w:delText>918</w:delText>
              </w:r>
            </w:del>
            <w:ins w:id="536" w:author="Björn Jörges" w:date="2020-05-29T23:53:00Z">
              <w:r w:rsidR="00F12C25">
                <w:t>0.812</w:t>
              </w:r>
            </w:ins>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0CAD7139" w:rsidR="00257DF7" w:rsidRPr="00FC164B" w:rsidRDefault="0047005B" w:rsidP="00FC164B">
            <w:pPr>
              <w:jc w:val="center"/>
              <w:rPr>
                <w:i/>
                <w:iCs/>
              </w:rPr>
            </w:pPr>
            <w:ins w:id="537" w:author="Björn Jörges" w:date="2020-05-28T09:23:00Z">
              <w:r>
                <w:rPr>
                  <w:i/>
                  <w:iCs/>
                </w:rPr>
                <w:t>26</w:t>
              </w:r>
            </w:ins>
            <w:del w:id="538" w:author="Björn Jörges" w:date="2020-05-28T09:23:00Z">
              <w:r w:rsidR="00257DF7" w:rsidRPr="00FC164B" w:rsidDel="0047005B">
                <w:rPr>
                  <w:i/>
                  <w:iCs/>
                </w:rPr>
                <w:delText>16</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03688521" w:rsidR="00257DF7" w:rsidRPr="0096015C" w:rsidRDefault="00257DF7" w:rsidP="00FC164B">
            <w:pPr>
              <w:jc w:val="center"/>
            </w:pPr>
            <w:del w:id="539" w:author="Björn Jörges" w:date="2020-05-29T18:55:00Z">
              <w:r w:rsidRPr="0096015C" w:rsidDel="007E7EE8">
                <w:delText>0.</w:delText>
              </w:r>
            </w:del>
            <w:del w:id="540" w:author="Björn Jörges" w:date="2020-05-28T09:23:00Z">
              <w:r w:rsidRPr="0096015C" w:rsidDel="009362B7">
                <w:delText>966</w:delText>
              </w:r>
            </w:del>
            <w:ins w:id="541" w:author="Björn Jörges" w:date="2020-05-29T23:53:00Z">
              <w:r w:rsidR="00F12C25">
                <w:t>0.</w:t>
              </w:r>
            </w:ins>
            <w:ins w:id="542" w:author="Björn Jörges" w:date="2020-05-29T23:54:00Z">
              <w:r w:rsidR="00F12C25">
                <w:t>852</w:t>
              </w:r>
            </w:ins>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74DD5479" w:rsidR="00257DF7" w:rsidRPr="00FC164B" w:rsidRDefault="0047005B" w:rsidP="00FC164B">
            <w:pPr>
              <w:jc w:val="center"/>
              <w:rPr>
                <w:i/>
                <w:iCs/>
              </w:rPr>
            </w:pPr>
            <w:ins w:id="543" w:author="Björn Jörges" w:date="2020-05-28T09:23:00Z">
              <w:r>
                <w:rPr>
                  <w:i/>
                  <w:iCs/>
                </w:rPr>
                <w:t>2</w:t>
              </w:r>
            </w:ins>
            <w:del w:id="544" w:author="Björn Jörges" w:date="2020-05-28T09:23:00Z">
              <w:r w:rsidR="00257DF7" w:rsidRPr="00FC164B" w:rsidDel="0047005B">
                <w:rPr>
                  <w:i/>
                  <w:iCs/>
                </w:rPr>
                <w:delText>1</w:delText>
              </w:r>
            </w:del>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37EC0CA0" w:rsidR="00257DF7" w:rsidRPr="0096015C" w:rsidRDefault="00257DF7" w:rsidP="00FC164B">
            <w:pPr>
              <w:jc w:val="center"/>
            </w:pPr>
            <w:del w:id="545" w:author="Björn Jörges" w:date="2020-05-29T18:55:00Z">
              <w:r w:rsidRPr="0096015C" w:rsidDel="007E7EE8">
                <w:delText>0.</w:delText>
              </w:r>
            </w:del>
            <w:del w:id="546" w:author="Björn Jörges" w:date="2020-05-28T09:23:00Z">
              <w:r w:rsidRPr="0096015C" w:rsidDel="009362B7">
                <w:delText>948</w:delText>
              </w:r>
            </w:del>
            <w:ins w:id="547" w:author="Björn Jörges" w:date="2020-05-29T23:54:00Z">
              <w:r w:rsidR="00F12C25">
                <w:t>0.876</w:t>
              </w:r>
            </w:ins>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32841C52" w:rsidR="00257DF7" w:rsidRPr="00FC164B" w:rsidRDefault="0047005B" w:rsidP="00FC164B">
            <w:pPr>
              <w:jc w:val="center"/>
              <w:rPr>
                <w:i/>
                <w:iCs/>
              </w:rPr>
            </w:pPr>
            <w:ins w:id="548" w:author="Björn Jörges" w:date="2020-05-28T09:23:00Z">
              <w:r>
                <w:rPr>
                  <w:i/>
                  <w:iCs/>
                </w:rPr>
                <w:t>30</w:t>
              </w:r>
            </w:ins>
            <w:del w:id="549" w:author="Björn Jörges" w:date="2020-05-28T09:23:00Z">
              <w:r w:rsidR="00257DF7" w:rsidRPr="00FC164B" w:rsidDel="0047005B">
                <w:rPr>
                  <w:i/>
                  <w:iCs/>
                </w:rPr>
                <w:delText>20</w:delText>
              </w:r>
            </w:del>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D92FC13" w:rsidR="00257DF7" w:rsidRPr="0096015C" w:rsidRDefault="00257DF7" w:rsidP="00FC164B">
            <w:pPr>
              <w:keepNext/>
              <w:jc w:val="center"/>
            </w:pPr>
            <w:del w:id="550" w:author="Björn Jörges" w:date="2020-05-29T18:55:00Z">
              <w:r w:rsidRPr="0096015C" w:rsidDel="007E7EE8">
                <w:delText>0.</w:delText>
              </w:r>
            </w:del>
            <w:del w:id="551" w:author="Björn Jörges" w:date="2020-05-28T09:23:00Z">
              <w:r w:rsidRPr="0096015C" w:rsidDel="004E3D5C">
                <w:delText>980</w:delText>
              </w:r>
            </w:del>
            <w:ins w:id="552" w:author="Björn Jörges" w:date="2020-05-29T23:54:00Z">
              <w:r w:rsidR="00F12C25">
                <w:t>0.910</w:t>
              </w:r>
            </w:ins>
          </w:p>
        </w:tc>
      </w:tr>
    </w:tbl>
    <w:p w14:paraId="0E9F9411" w14:textId="6AD64022" w:rsidR="00257DF7" w:rsidRPr="00257DF7" w:rsidRDefault="00FC164B" w:rsidP="00FC164B">
      <w:pPr>
        <w:pStyle w:val="Caption"/>
        <w:rPr>
          <w:rFonts w:ascii="Lucida Console" w:eastAsia="Times New Roman" w:hAnsi="Lucida Console" w:cs="Courier New"/>
          <w:color w:val="000000"/>
          <w:sz w:val="20"/>
          <w:szCs w:val="20"/>
        </w:rPr>
      </w:pPr>
      <w:r>
        <w:t xml:space="preserve">Table </w:t>
      </w:r>
      <w:fldSimple w:instr=" SEQ Table \* ARABIC ">
        <w:r w:rsidR="0089576E">
          <w:rPr>
            <w:noProof/>
          </w:rPr>
          <w:t>1</w:t>
        </w:r>
      </w:fldSimple>
      <w:r>
        <w:t xml:space="preserve">: Simulated power values for </w:t>
      </w:r>
      <w:del w:id="553" w:author="Björn Jörges" w:date="2020-05-29T23:54:00Z">
        <w:r w:rsidDel="002A19B3">
          <w:delText>10, 12, 14, 16, 18 and 20</w:delText>
        </w:r>
      </w:del>
      <w:ins w:id="554" w:author="Björn Jörges" w:date="2020-05-29T23:54:00Z">
        <w:r w:rsidR="002A19B3">
          <w:t>20,22,24,26,28 and 30</w:t>
        </w:r>
      </w:ins>
      <w:r>
        <w:t xml:space="preserve"> participants.</w:t>
      </w:r>
    </w:p>
    <w:p w14:paraId="74212E6B" w14:textId="7E3D8B1D" w:rsidR="00A76B32" w:rsidRDefault="00257DF7" w:rsidP="00D217A0">
      <w:pPr>
        <w:jc w:val="both"/>
        <w:rPr>
          <w:ins w:id="555" w:author="Björn Jörges" w:date="2020-05-28T17:29:00Z"/>
        </w:rPr>
      </w:pPr>
      <w:r w:rsidRPr="0096015C">
        <w:t xml:space="preserve">While the effect should be easily detectable for the accuracy-based hypothesis, the precision hypothesis is somewhat harder to detect and requires at least </w:t>
      </w:r>
      <w:del w:id="556" w:author="Björn Jörges" w:date="2020-05-29T23:54:00Z">
        <w:r w:rsidR="0096015C" w:rsidRPr="0096015C" w:rsidDel="00C1767B">
          <w:delText xml:space="preserve">14 </w:delText>
        </w:r>
      </w:del>
      <w:ins w:id="557" w:author="Björn Jörges" w:date="2020-05-29T23:54:00Z">
        <w:r w:rsidR="00C1767B">
          <w:t>30</w:t>
        </w:r>
        <w:r w:rsidR="00C1767B" w:rsidRPr="0096015C">
          <w:t xml:space="preserve"> </w:t>
        </w:r>
      </w:ins>
      <w:r w:rsidR="0096015C" w:rsidRPr="0096015C">
        <w:t>subjects</w:t>
      </w:r>
      <w:r w:rsidR="0096015C">
        <w:t xml:space="preserve"> (for a power above 0.9)</w:t>
      </w:r>
      <w:r w:rsidR="0096015C" w:rsidRPr="0096015C">
        <w:t xml:space="preserve">. </w:t>
      </w:r>
      <w:del w:id="558" w:author="Björn Jörges" w:date="2020-05-29T23:55:00Z">
        <w:r w:rsidR="0096015C" w:rsidRPr="0096015C" w:rsidDel="00CA2749">
          <w:delText xml:space="preserve">As it is not very costly for us to add </w:delText>
        </w:r>
        <w:r w:rsidR="0096015C" w:rsidDel="00CA2749">
          <w:delText xml:space="preserve">more subjects, </w:delText>
        </w:r>
        <w:r w:rsidR="0096015C" w:rsidRPr="0096015C" w:rsidDel="00CA2749">
          <w:rPr>
            <w:b/>
            <w:bCs/>
          </w:rPr>
          <w:delText>we aim for a power of 0.95, which should be achieved with roughly 16 subjects.</w:delText>
        </w:r>
        <w:r w:rsidR="0096015C" w:rsidDel="00CA2749">
          <w:delText xml:space="preserve"> </w:delText>
        </w:r>
      </w:del>
      <w:r w:rsidR="00FC164B">
        <w:t>Note that, a</w:t>
      </w:r>
      <w:r w:rsidR="0096015C">
        <w:t>s the simulation process involves several sources of uncertainty, some variability is to be expected in the results</w:t>
      </w:r>
      <w:r w:rsidR="00FC164B">
        <w:t xml:space="preserve">, which explains why the </w:t>
      </w:r>
      <w:del w:id="559" w:author="Björn Jörges" w:date="2020-05-29T23:56:00Z">
        <w:r w:rsidR="00FC164B" w:rsidDel="00CA2749">
          <w:delText xml:space="preserve">simulated </w:delText>
        </w:r>
      </w:del>
      <w:r w:rsidR="00FC164B">
        <w:t>power</w:t>
      </w:r>
      <w:ins w:id="560" w:author="Björn Jörges" w:date="2020-05-29T23:56:00Z">
        <w:r w:rsidR="00CA2749">
          <w:t xml:space="preserve"> difference between 22 and 24 participants is smaller than the difference between 24 and 26 participants.</w:t>
        </w:r>
      </w:ins>
      <w:del w:id="561" w:author="Björn Jörges" w:date="2020-05-29T23:56:00Z">
        <w:r w:rsidR="00FC164B" w:rsidDel="00CA2749">
          <w:delText xml:space="preserve"> for 18 subjects is lower than the power simulated for 16 subjects</w:delText>
        </w:r>
        <w:r w:rsidR="0096015C" w:rsidDel="00CA2749">
          <w:delText>.</w:delText>
        </w:r>
      </w:del>
    </w:p>
    <w:p w14:paraId="1C652C56" w14:textId="7351B17E" w:rsidR="00280FF1" w:rsidRDefault="00B3172B" w:rsidP="00D217A0">
      <w:pPr>
        <w:jc w:val="both"/>
        <w:rPr>
          <w:ins w:id="562" w:author="Björn Jörges" w:date="2020-05-28T17:29:00Z"/>
        </w:rPr>
      </w:pPr>
      <w:commentRangeStart w:id="563"/>
      <w:ins w:id="564" w:author="Björn Jörges" w:date="2020-05-28T21:22:00Z">
        <w:r>
          <w:t xml:space="preserve">Our predictions for the </w:t>
        </w:r>
      </w:ins>
      <w:ins w:id="565" w:author="Björn Jörges" w:date="2020-05-28T17:30:00Z">
        <w:r w:rsidR="00280FF1">
          <w:t>effect of induced motion, which we want to probe for in the control</w:t>
        </w:r>
      </w:ins>
      <w:ins w:id="566" w:author="Björn Jörges" w:date="2020-05-28T21:22:00Z">
        <w:r>
          <w:t xml:space="preserve"> conditions, are about accuracy. Considering that it is generally easier to </w:t>
        </w:r>
      </w:ins>
      <w:ins w:id="567" w:author="Björn Jörges" w:date="2020-05-28T21:23:00Z">
        <w:r>
          <w:t>detect accuracy differences than precision differences with the above method, we are confident that the participant number that allows us to detect the precision main effect will also allow us to</w:t>
        </w:r>
      </w:ins>
      <w:ins w:id="568" w:author="Björn Jörges" w:date="2020-05-28T21:25:00Z">
        <w:r>
          <w:t xml:space="preserve"> detect any relevant effect of induced motion.</w:t>
        </w:r>
      </w:ins>
      <w:commentRangeEnd w:id="563"/>
      <w:ins w:id="569" w:author="Björn Jörges" w:date="2020-05-29T23:56:00Z">
        <w:r w:rsidR="00CA2749">
          <w:rPr>
            <w:rStyle w:val="CommentReference"/>
          </w:rPr>
          <w:commentReference w:id="563"/>
        </w:r>
      </w:ins>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38674BBE" w:rsidR="00A76B32" w:rsidRDefault="00D8489E" w:rsidP="00D217A0">
      <w:pPr>
        <w:jc w:val="both"/>
      </w:pPr>
      <w:r>
        <w:t>W</w:t>
      </w:r>
      <w:r w:rsidR="00A76B32">
        <w:t xml:space="preserve">e collected data from </w:t>
      </w:r>
      <w:r w:rsidR="00824D90">
        <w:t>seven</w:t>
      </w:r>
      <w:r w:rsidR="00A76B32">
        <w:t xml:space="preserve"> pilot </w:t>
      </w:r>
      <w:r w:rsidR="00A90434">
        <w:t>participants</w:t>
      </w:r>
      <w:ins w:id="570" w:author="Björn Jörges" w:date="2020-05-28T17:21:00Z">
        <w:r w:rsidR="00132298">
          <w:t xml:space="preserve"> in the main condition</w:t>
        </w:r>
      </w:ins>
      <w:ins w:id="571" w:author="Björn Jörges" w:date="2020-05-28T17:22:00Z">
        <w:r w:rsidR="00132298">
          <w:t xml:space="preserve"> (visually simulated self-motion</w:t>
        </w:r>
      </w:ins>
      <w:ins w:id="572" w:author="Björn Jörges" w:date="2020-05-28T17:23:00Z">
        <w:r w:rsidR="00132298">
          <w:t xml:space="preserve"> with a texture wall backdrop</w:t>
        </w:r>
      </w:ins>
      <w:ins w:id="573" w:author="Björn Jörges" w:date="2020-05-28T17:21:00Z">
        <w:r w:rsidR="00132298">
          <w:t>)</w:t>
        </w:r>
      </w:ins>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ins w:id="574" w:author="Björn Jörges" w:date="2020-05-16T04:33:00Z">
        <w:r w:rsidR="0060586A">
          <w:t xml:space="preserve">visually simulated </w:t>
        </w:r>
      </w:ins>
      <w:r w:rsidR="009D1039">
        <w:t xml:space="preserve">self-motion present </w:t>
      </w:r>
      <w:r w:rsidR="003F215D">
        <w:t xml:space="preserve">and the difference in </w:t>
      </w:r>
      <w:del w:id="575" w:author="Björn Jörges" w:date="2020-05-16T04:23:00Z">
        <w:r w:rsidR="003F215D" w:rsidDel="002100A0">
          <w:delText>velocit</w:delText>
        </w:r>
        <w:r w:rsidR="003F215D" w:rsidRPr="003F215D" w:rsidDel="002100A0">
          <w:delText>y</w:delText>
        </w:r>
      </w:del>
      <w:ins w:id="576" w:author="Björn Jörges" w:date="2020-05-16T04:23:00Z">
        <w:r w:rsidR="002100A0">
          <w:t>speed</w:t>
        </w:r>
      </w:ins>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ins w:id="577" w:author="Björn Jörges" w:date="2020-05-16T04:33:00Z">
        <w:r w:rsidR="0060586A">
          <w:t xml:space="preserve"> visually</w:t>
        </w:r>
        <w:r w:rsidR="00833E11">
          <w:t xml:space="preserve"> evoked</w:t>
        </w:r>
      </w:ins>
      <w:r w:rsidR="003F215D">
        <w:t xml:space="preserve"> self-</w:t>
      </w:r>
      <w:r w:rsidR="003F215D">
        <w:lastRenderedPageBreak/>
        <w:t xml:space="preserve">motion, and a higher perceived speed for incongruent motion and </w:t>
      </w:r>
      <w:ins w:id="578" w:author="Björn Jörges" w:date="2020-05-16T04:34:00Z">
        <w:r w:rsidR="00833E11">
          <w:t xml:space="preserve">visually evoked </w:t>
        </w:r>
      </w:ins>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del w:id="579" w:author="Björn Jörges" w:date="2020-05-21T02:58:00Z">
        <w:r w:rsidR="00D63464" w:rsidDel="0095530C">
          <w:delText>under</w:delText>
        </w:r>
        <w:r w:rsidR="00033D1F" w:rsidDel="0095530C">
          <w:delText xml:space="preserve"> </w:delText>
        </w:r>
      </w:del>
      <w:ins w:id="580" w:author="Björn Jörges" w:date="2020-05-21T02:58:00Z">
        <w:r w:rsidR="0095530C">
          <w:fldChar w:fldCharType="begin"/>
        </w:r>
        <w:r w:rsidR="0095530C">
          <w:instrText xml:space="preserve"> HYPERLINK "https://github.com/b-jorges/Motion-Perception-during-Self-Motion/blob/master/AnalysisPilotData.R" </w:instrText>
        </w:r>
      </w:ins>
      <w:ins w:id="581" w:author="Björn Jörges" w:date="2020-05-30T00:17:00Z"/>
      <w:ins w:id="582" w:author="Björn Jörges" w:date="2020-05-21T02:58:00Z">
        <w:r w:rsidR="0095530C">
          <w:fldChar w:fldCharType="separate"/>
        </w:r>
        <w:r w:rsidR="0095530C" w:rsidRPr="0095530C">
          <w:rPr>
            <w:rStyle w:val="Hyperlink"/>
          </w:rPr>
          <w:t>on GitHub</w:t>
        </w:r>
        <w:r w:rsidR="0095530C">
          <w:fldChar w:fldCharType="end"/>
        </w:r>
      </w:ins>
      <w:del w:id="583" w:author="Björn Jörges" w:date="2020-05-21T02:58:00Z">
        <w:r w:rsidR="00304B82" w:rsidDel="0095530C">
          <w:fldChar w:fldCharType="begin"/>
        </w:r>
        <w:r w:rsidR="00304B82" w:rsidDel="0095530C">
          <w:delInstrText xml:space="preserve"> HYPERLINK "https://github.com/b-jorges/Motion-Perception-during-Self-Motion/blob/master/AnalysisPilotData.R" </w:delInstrText>
        </w:r>
        <w:r w:rsidR="00304B82" w:rsidDel="0095530C">
          <w:fldChar w:fldCharType="separate"/>
        </w:r>
        <w:r w:rsidR="00033D1F" w:rsidRPr="00033D1F" w:rsidDel="0095530C">
          <w:rPr>
            <w:rStyle w:val="Hyperlink"/>
          </w:rPr>
          <w:delText>https://github.com/b-jorges/Motion-Perception-during-Self-Motion/blob/master/AnalysisPilotData.R</w:delText>
        </w:r>
        <w:r w:rsidR="00304B82" w:rsidDel="0095530C">
          <w:rPr>
            <w:rStyle w:val="Hyperlink"/>
          </w:rPr>
          <w:fldChar w:fldCharType="end"/>
        </w:r>
      </w:del>
      <w:r w:rsidR="00027D49">
        <w:t>.</w:t>
      </w:r>
    </w:p>
    <w:p w14:paraId="4DE34B95" w14:textId="6862B212" w:rsidR="00A76B32" w:rsidRDefault="00EA20CB" w:rsidP="00D217A0">
      <w:pPr>
        <w:jc w:val="both"/>
      </w:pPr>
      <w:r>
        <w:t xml:space="preserve">The pilot data </w:t>
      </w:r>
      <w:r w:rsidR="00D8489E">
        <w:t xml:space="preserve">were not </w:t>
      </w:r>
      <w:r>
        <w:t>included into the final analysis; we recruit</w:t>
      </w:r>
      <w:r w:rsidR="00D8489E">
        <w:t>ed</w:t>
      </w:r>
      <w:r>
        <w:t xml:space="preserve"> </w:t>
      </w:r>
      <w:ins w:id="584" w:author="Björn Jörges" w:date="2020-05-29T23:57:00Z">
        <w:r w:rsidR="00CA2749">
          <w:t>30</w:t>
        </w:r>
      </w:ins>
      <w:commentRangeStart w:id="585"/>
      <w:del w:id="586" w:author="Björn Jörges" w:date="2020-05-29T23:57:00Z">
        <w:r w:rsidR="005600F5" w:rsidDel="00CA2749">
          <w:delText>16</w:delText>
        </w:r>
        <w:commentRangeEnd w:id="585"/>
        <w:r w:rsidR="00C479C8" w:rsidDel="00CA2749">
          <w:rPr>
            <w:rStyle w:val="CommentReference"/>
          </w:rPr>
          <w:commentReference w:id="585"/>
        </w:r>
        <w:r w:rsidR="005600F5" w:rsidDel="00CA2749">
          <w:delText xml:space="preserve"> </w:delText>
        </w:r>
      </w:del>
      <w:r>
        <w:t>new subjects.</w:t>
      </w:r>
    </w:p>
    <w:p w14:paraId="08989E76" w14:textId="55AB7B54" w:rsidR="00C4466E" w:rsidRDefault="00C4466E" w:rsidP="00D217A0">
      <w:pPr>
        <w:jc w:val="both"/>
      </w:pPr>
    </w:p>
    <w:p w14:paraId="2EA723C7" w14:textId="07625559" w:rsidR="00D8489E" w:rsidRPr="00053752" w:rsidRDefault="00D8489E" w:rsidP="00F1177B">
      <w:pPr>
        <w:pStyle w:val="Heading3"/>
      </w:pPr>
      <w:r w:rsidRPr="00053752">
        <w:t xml:space="preserve">Open </w:t>
      </w:r>
      <w:r w:rsidR="001F1772">
        <w:t>Practices</w:t>
      </w:r>
    </w:p>
    <w:p w14:paraId="74669724" w14:textId="1A432F11" w:rsidR="00D8489E" w:rsidRDefault="00CB273E" w:rsidP="00D217A0">
      <w:pPr>
        <w:jc w:val="both"/>
      </w:pPr>
      <w:commentRangeStart w:id="587"/>
      <w:r>
        <w:t>A</w:t>
      </w:r>
      <w:r w:rsidR="00D8489E">
        <w:t xml:space="preserve">ll raw data collected during this project </w:t>
      </w:r>
      <w:r>
        <w:t xml:space="preserve">are published </w:t>
      </w:r>
      <w:r w:rsidR="00D8489E">
        <w:t xml:space="preserve">in the GitHub repository </w:t>
      </w:r>
      <w:r w:rsidR="00EE25E4">
        <w:fldChar w:fldCharType="begin"/>
      </w:r>
      <w:r w:rsidR="00EE25E4">
        <w:instrText xml:space="preserve"> HYPERLINK "https://github.com/b-jorges/Motion-Perception-during-Self-Motion/" </w:instrText>
      </w:r>
      <w:ins w:id="588" w:author="Björn Jörges" w:date="2020-05-30T00:17:00Z"/>
      <w:r w:rsidR="00EE25E4">
        <w:fldChar w:fldCharType="separate"/>
      </w:r>
      <w:r w:rsidR="00D8489E">
        <w:rPr>
          <w:rStyle w:val="Hyperlink"/>
        </w:rPr>
        <w:t>https://github.com/b-jorges/Motion-Perception-during-Self-Motion/</w:t>
      </w:r>
      <w:r w:rsidR="00EE25E4">
        <w:rPr>
          <w:rStyle w:val="Hyperlink"/>
        </w:rPr>
        <w:fldChar w:fldCharType="end"/>
      </w:r>
      <w:r w:rsidR="001E4B8F">
        <w:t>, as well as all the code used for analysis.</w:t>
      </w:r>
      <w:r w:rsidR="00D8489E">
        <w:t xml:space="preserve"> </w:t>
      </w:r>
      <w:r w:rsidR="001E4B8F">
        <w:t>Furthermore, the Unity project</w:t>
      </w:r>
      <w:r w:rsidR="005B48B8">
        <w:t>s</w:t>
      </w:r>
      <w:r w:rsidR="001E4B8F">
        <w:t xml:space="preserve"> used to present the stimul</w:t>
      </w:r>
      <w:r w:rsidR="005B48B8">
        <w:t>i</w:t>
      </w:r>
      <w:r w:rsidR="001E4B8F">
        <w:t xml:space="preserve"> and collect data is available </w:t>
      </w:r>
      <w:r w:rsidR="00754E15">
        <w:t xml:space="preserve">on OSF under </w:t>
      </w:r>
      <w:r w:rsidR="00EE25E4">
        <w:fldChar w:fldCharType="begin"/>
      </w:r>
      <w:r w:rsidR="00EE25E4">
        <w:instrText xml:space="preserve"> HYPERLINK "https://osf.io/m6ukw/" </w:instrText>
      </w:r>
      <w:ins w:id="589" w:author="Björn Jörges" w:date="2020-05-30T00:17:00Z"/>
      <w:r w:rsidR="00EE25E4">
        <w:fldChar w:fldCharType="separate"/>
      </w:r>
      <w:r w:rsidR="00754E15">
        <w:rPr>
          <w:rStyle w:val="Hyperlink"/>
        </w:rPr>
        <w:t>https://osf.io/m6ukw/</w:t>
      </w:r>
      <w:r w:rsidR="00EE25E4">
        <w:rPr>
          <w:rStyle w:val="Hyperlink"/>
        </w:rPr>
        <w:fldChar w:fldCharType="end"/>
      </w:r>
      <w:r w:rsidR="00754E15">
        <w:t>.</w:t>
      </w:r>
      <w:commentRangeEnd w:id="587"/>
      <w:r w:rsidR="00E43043">
        <w:rPr>
          <w:rStyle w:val="CommentReference"/>
        </w:rPr>
        <w:commentReference w:id="587"/>
      </w:r>
    </w:p>
    <w:p w14:paraId="776CD4A8" w14:textId="77777777" w:rsidR="00D8489E" w:rsidRDefault="00D8489E" w:rsidP="00D217A0">
      <w:pPr>
        <w:jc w:val="both"/>
      </w:pPr>
    </w:p>
    <w:p w14:paraId="32E3901B" w14:textId="276DA402" w:rsidR="00C4466E" w:rsidRPr="008742E6" w:rsidRDefault="00EB5260" w:rsidP="00F1177B">
      <w:pPr>
        <w:pStyle w:val="Heading3"/>
        <w:rPr>
          <w:lang w:val="es-ES"/>
        </w:rPr>
      </w:pPr>
      <w:proofErr w:type="spellStart"/>
      <w:r w:rsidRPr="008742E6">
        <w:rPr>
          <w:lang w:val="es-ES"/>
        </w:rPr>
        <w:t>References</w:t>
      </w:r>
      <w:proofErr w:type="spellEnd"/>
    </w:p>
    <w:p w14:paraId="7965C024" w14:textId="6E55CFD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F12C25">
        <w:rPr>
          <w:lang w:val="es-ES"/>
        </w:rPr>
        <w:instrText xml:space="preserve">ADDIN Mendeley Bibliography CSL_BIBLIOGRAPHY </w:instrText>
      </w:r>
      <w:r>
        <w:fldChar w:fldCharType="separate"/>
      </w:r>
      <w:r w:rsidRPr="00F12C25">
        <w:rPr>
          <w:rFonts w:ascii="Calibri" w:hAnsi="Calibri" w:cs="Calibri"/>
          <w:noProof/>
          <w:szCs w:val="24"/>
          <w:lang w:val="es-ES"/>
        </w:rPr>
        <w:t xml:space="preserve">Aguado, B., &amp; López-Moliner, J. (2019). </w:t>
      </w:r>
      <w:r w:rsidRPr="00C844C7">
        <w:rPr>
          <w:rFonts w:ascii="Calibri" w:hAnsi="Calibri" w:cs="Calibri"/>
          <w:noProof/>
          <w:szCs w:val="24"/>
        </w:rPr>
        <w:t xml:space="preserve">Perceived speed of motion in depth modulates misjudgements of approaching trajectories consistently with a slow prior.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159</w:t>
      </w:r>
      <w:r w:rsidRPr="00C844C7">
        <w:rPr>
          <w:rFonts w:ascii="Calibri" w:hAnsi="Calibri" w:cs="Calibri"/>
          <w:noProof/>
          <w:szCs w:val="24"/>
        </w:rPr>
        <w:t>, 1–9. https://doi.org/10.1016/j.visres.2019.03.009</w:t>
      </w:r>
    </w:p>
    <w:p w14:paraId="4F891C7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(12), 12. https://doi.org/10.1167/18.12.12</w:t>
      </w:r>
    </w:p>
    <w:p w14:paraId="5A14F317"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Becker, W., Nasios, G., Raab, S., &amp; Jürgens, R. (2002). Fusion of vestibular and podokinesthetic information during self-turning towards instructed targets.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144</w:t>
      </w:r>
      <w:r w:rsidRPr="00C844C7">
        <w:rPr>
          <w:rFonts w:ascii="Calibri" w:hAnsi="Calibri" w:cs="Calibri"/>
          <w:noProof/>
          <w:szCs w:val="24"/>
        </w:rPr>
        <w:t>(4), 458–474. https://doi.org/10.1007/s00221-002-1053-5</w:t>
      </w:r>
    </w:p>
    <w:p w14:paraId="70BEA39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Brosgole, L., &amp; Whalen, P. M. (1967). The effect of enclosure on the allocation of visually induced movement. </w:t>
      </w:r>
      <w:r w:rsidRPr="00C844C7">
        <w:rPr>
          <w:rFonts w:ascii="Calibri" w:hAnsi="Calibri" w:cs="Calibri"/>
          <w:i/>
          <w:iCs/>
          <w:noProof/>
          <w:szCs w:val="24"/>
        </w:rPr>
        <w:t>Psychonomic Science</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(2), 69–70. https://doi.org/10.3758/BF03330671</w:t>
      </w:r>
    </w:p>
    <w:p w14:paraId="5C973A83"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C844C7">
        <w:rPr>
          <w:rFonts w:ascii="Calibri" w:hAnsi="Calibri" w:cs="Calibri"/>
          <w:noProof/>
          <w:szCs w:val="24"/>
        </w:rPr>
        <w:t xml:space="preserve">Burr, D., Tozzi, A., &amp; Morrone, M. C. (2007). Neural mechanisms for timing visual events are spatially selective in real-world coordinates. </w:t>
      </w:r>
      <w:r w:rsidRPr="00F12C25">
        <w:rPr>
          <w:rFonts w:ascii="Calibri" w:hAnsi="Calibri" w:cs="Calibri"/>
          <w:i/>
          <w:iCs/>
          <w:noProof/>
          <w:szCs w:val="24"/>
          <w:lang w:val="de-DE"/>
        </w:rPr>
        <w:t>Nature Neuroscience</w:t>
      </w:r>
      <w:r w:rsidRPr="00F12C25">
        <w:rPr>
          <w:rFonts w:ascii="Calibri" w:hAnsi="Calibri" w:cs="Calibri"/>
          <w:noProof/>
          <w:szCs w:val="24"/>
          <w:lang w:val="de-DE"/>
        </w:rPr>
        <w:t xml:space="preserve">, </w:t>
      </w:r>
      <w:r w:rsidRPr="00F12C25">
        <w:rPr>
          <w:rFonts w:ascii="Calibri" w:hAnsi="Calibri" w:cs="Calibri"/>
          <w:i/>
          <w:iCs/>
          <w:noProof/>
          <w:szCs w:val="24"/>
          <w:lang w:val="de-DE"/>
        </w:rPr>
        <w:t>10</w:t>
      </w:r>
      <w:r w:rsidRPr="00F12C25">
        <w:rPr>
          <w:rFonts w:ascii="Calibri" w:hAnsi="Calibri" w:cs="Calibri"/>
          <w:noProof/>
          <w:szCs w:val="24"/>
          <w:lang w:val="de-DE"/>
        </w:rPr>
        <w:t>(4), 423–425. https://doi.org/10.1038/nn1874</w:t>
      </w:r>
    </w:p>
    <w:p w14:paraId="30AC9F4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Dokka, K., MacNeilage, P. R., DeAngelis, G. C., &amp; Angelaki, D. E. (2015). </w:t>
      </w:r>
      <w:r w:rsidRPr="00C844C7">
        <w:rPr>
          <w:rFonts w:ascii="Calibri" w:hAnsi="Calibri" w:cs="Calibri"/>
          <w:noProof/>
          <w:szCs w:val="24"/>
        </w:rPr>
        <w:t xml:space="preserve">Multisensory self-motion compensation during object trajectory judgments. </w:t>
      </w:r>
      <w:r w:rsidRPr="00C844C7">
        <w:rPr>
          <w:rFonts w:ascii="Calibri" w:hAnsi="Calibri" w:cs="Calibri"/>
          <w:i/>
          <w:iCs/>
          <w:noProof/>
          <w:szCs w:val="24"/>
        </w:rPr>
        <w:t>Cerebral Cortex</w:t>
      </w:r>
      <w:r w:rsidRPr="00C844C7">
        <w:rPr>
          <w:rFonts w:ascii="Calibri" w:hAnsi="Calibri" w:cs="Calibri"/>
          <w:noProof/>
          <w:szCs w:val="24"/>
        </w:rPr>
        <w:t xml:space="preserve">, </w:t>
      </w:r>
      <w:r w:rsidRPr="00C844C7">
        <w:rPr>
          <w:rFonts w:ascii="Calibri" w:hAnsi="Calibri" w:cs="Calibri"/>
          <w:i/>
          <w:iCs/>
          <w:noProof/>
          <w:szCs w:val="24"/>
        </w:rPr>
        <w:t>25</w:t>
      </w:r>
      <w:r w:rsidRPr="00C844C7">
        <w:rPr>
          <w:rFonts w:ascii="Calibri" w:hAnsi="Calibri" w:cs="Calibri"/>
          <w:noProof/>
          <w:szCs w:val="24"/>
        </w:rPr>
        <w:t>(3), 619–630. https://doi.org/10.1093/cercor/bht247</w:t>
      </w:r>
    </w:p>
    <w:p w14:paraId="6966A7DA"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F12C25">
        <w:rPr>
          <w:rFonts w:ascii="Calibri" w:hAnsi="Calibri" w:cs="Calibri"/>
          <w:noProof/>
          <w:szCs w:val="24"/>
          <w:lang w:val="de-DE"/>
        </w:rPr>
        <w:t xml:space="preserve">Duncker, K. (1929). Über induzierte Bewegung - Ein Beitrag zur Theorie optisch wahrgenommener Bewegung. </w:t>
      </w:r>
      <w:r w:rsidRPr="00F12C25">
        <w:rPr>
          <w:rFonts w:ascii="Calibri" w:hAnsi="Calibri" w:cs="Calibri"/>
          <w:i/>
          <w:iCs/>
          <w:noProof/>
          <w:szCs w:val="24"/>
          <w:lang w:val="de-DE"/>
        </w:rPr>
        <w:t>Psychologische Forschung</w:t>
      </w:r>
      <w:r w:rsidRPr="00F12C25">
        <w:rPr>
          <w:rFonts w:ascii="Calibri" w:hAnsi="Calibri" w:cs="Calibri"/>
          <w:noProof/>
          <w:szCs w:val="24"/>
          <w:lang w:val="de-DE"/>
        </w:rPr>
        <w:t xml:space="preserve">, </w:t>
      </w:r>
      <w:r w:rsidRPr="00F12C25">
        <w:rPr>
          <w:rFonts w:ascii="Calibri" w:hAnsi="Calibri" w:cs="Calibri"/>
          <w:i/>
          <w:iCs/>
          <w:noProof/>
          <w:szCs w:val="24"/>
          <w:lang w:val="de-DE"/>
        </w:rPr>
        <w:t>12</w:t>
      </w:r>
      <w:r w:rsidRPr="00F12C25">
        <w:rPr>
          <w:rFonts w:ascii="Calibri" w:hAnsi="Calibri" w:cs="Calibri"/>
          <w:noProof/>
          <w:szCs w:val="24"/>
          <w:lang w:val="de-DE"/>
        </w:rPr>
        <w:t>(1), 180–259. https://doi.org/10.1007/BF02409210</w:t>
      </w:r>
    </w:p>
    <w:p w14:paraId="2242403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Dupin, L., &amp; Wexler, M. (2013). </w:t>
      </w:r>
      <w:r w:rsidRPr="00C844C7">
        <w:rPr>
          <w:rFonts w:ascii="Calibri" w:hAnsi="Calibri" w:cs="Calibri"/>
          <w:noProof/>
          <w:szCs w:val="24"/>
        </w:rPr>
        <w:t xml:space="preserve">Motion perception by a moving observer in a threedimensional environment.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(2), 1–14. https://doi.org/10.1167/13.2.15</w:t>
      </w:r>
    </w:p>
    <w:p w14:paraId="62A67F0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Dyde, R. T., &amp; Harris, L. R. (2008). The influence of retinal and extra-retinal motion cues on perceived object motion during self-motion.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(14), 1–10. https://doi.org/10.1167/8.14.5</w:t>
      </w:r>
    </w:p>
    <w:p w14:paraId="2863415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Fajen, B. R., Parade, M. S., &amp; Matthis, J. S. (2013). Humans Perceive Object Motion In World Coordinates During Obstacle Avoidance.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(8), 1–13. https://doi.org/10.1167/13.8.25</w:t>
      </w:r>
    </w:p>
    <w:p w14:paraId="02CDDF9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Deangelis, G. C., &amp; Angelaki, D. E. (2010). Visual-vestibular cue integration for heading </w:t>
      </w:r>
      <w:r w:rsidRPr="00C844C7">
        <w:rPr>
          <w:rFonts w:ascii="Calibri" w:hAnsi="Calibri" w:cs="Calibri"/>
          <w:noProof/>
          <w:szCs w:val="24"/>
        </w:rPr>
        <w:lastRenderedPageBreak/>
        <w:t xml:space="preserve">perception: Applications of optimal cue integration theory. </w:t>
      </w:r>
      <w:r w:rsidRPr="00C844C7">
        <w:rPr>
          <w:rFonts w:ascii="Calibri" w:hAnsi="Calibri" w:cs="Calibri"/>
          <w:i/>
          <w:iCs/>
          <w:noProof/>
          <w:szCs w:val="24"/>
        </w:rPr>
        <w:t>European Journal of Neuroscience</w:t>
      </w:r>
      <w:r w:rsidRPr="00C844C7">
        <w:rPr>
          <w:rFonts w:ascii="Calibri" w:hAnsi="Calibri" w:cs="Calibri"/>
          <w:noProof/>
          <w:szCs w:val="24"/>
        </w:rPr>
        <w:t xml:space="preserve">, </w:t>
      </w:r>
      <w:r w:rsidRPr="00C844C7">
        <w:rPr>
          <w:rFonts w:ascii="Calibri" w:hAnsi="Calibri" w:cs="Calibri"/>
          <w:i/>
          <w:iCs/>
          <w:noProof/>
          <w:szCs w:val="24"/>
        </w:rPr>
        <w:t>31</w:t>
      </w:r>
      <w:r w:rsidRPr="00C844C7">
        <w:rPr>
          <w:rFonts w:ascii="Calibri" w:hAnsi="Calibri" w:cs="Calibri"/>
          <w:noProof/>
          <w:szCs w:val="24"/>
        </w:rPr>
        <w:t>(10), 1721–1729. https://doi.org/10.1111/j.1460-9568.2010.07207.x</w:t>
      </w:r>
    </w:p>
    <w:p w14:paraId="2F06DCC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Turner, A. H., DeAngelis, G. C., &amp; Angelaki, D. E. (2009). Dynamic reweighting of visual and vestibular cues during self-motion perception. </w:t>
      </w:r>
      <w:r w:rsidRPr="00C844C7">
        <w:rPr>
          <w:rFonts w:ascii="Calibri" w:hAnsi="Calibri" w:cs="Calibri"/>
          <w:i/>
          <w:iCs/>
          <w:noProof/>
          <w:szCs w:val="24"/>
        </w:rPr>
        <w:t>Journal of Neuroscience</w:t>
      </w:r>
      <w:r w:rsidRPr="00C844C7">
        <w:rPr>
          <w:rFonts w:ascii="Calibri" w:hAnsi="Calibri" w:cs="Calibri"/>
          <w:noProof/>
          <w:szCs w:val="24"/>
        </w:rPr>
        <w:t xml:space="preserve">, </w:t>
      </w:r>
      <w:r w:rsidRPr="00C844C7">
        <w:rPr>
          <w:rFonts w:ascii="Calibri" w:hAnsi="Calibri" w:cs="Calibri"/>
          <w:i/>
          <w:iCs/>
          <w:noProof/>
          <w:szCs w:val="24"/>
        </w:rPr>
        <w:t>29</w:t>
      </w:r>
      <w:r w:rsidRPr="00C844C7">
        <w:rPr>
          <w:rFonts w:ascii="Calibri" w:hAnsi="Calibri" w:cs="Calibri"/>
          <w:noProof/>
          <w:szCs w:val="24"/>
        </w:rPr>
        <w:t>(49), 15601–15612. https://doi.org/10.1523/JNEUROSCI.2574-09.2009</w:t>
      </w:r>
    </w:p>
    <w:p w14:paraId="354F7D2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Fink, P. W., Foo, P. S., &amp; Warren, W. H. (2009). Catching fly balls in virtual reality: A critical test of the out fielder problem.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(13), 1–8. https://doi.org/10.1167/9.13.1</w:t>
      </w:r>
    </w:p>
    <w:p w14:paraId="4580417D"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Frissen, I., Campos, J. L., Souman, J. L., &amp; Ernst, M. O. (2011). Integration of vestibular and proprioceptive signals for spatial updating.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212</w:t>
      </w:r>
      <w:r w:rsidRPr="00C844C7">
        <w:rPr>
          <w:rFonts w:ascii="Calibri" w:hAnsi="Calibri" w:cs="Calibri"/>
          <w:noProof/>
          <w:szCs w:val="24"/>
        </w:rPr>
        <w:t>(2), 163–176. https://doi.org/10.1007/s00221-011-2717-9</w:t>
      </w:r>
    </w:p>
    <w:p w14:paraId="645D44D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Garzorz, I. T., Freeman, T. C. A., Ernst, M. O., &amp; MacNeilage, P. R. (2018). </w:t>
      </w:r>
      <w:r w:rsidRPr="00C844C7">
        <w:rPr>
          <w:rFonts w:ascii="Calibri" w:hAnsi="Calibri" w:cs="Calibri"/>
          <w:noProof/>
          <w:szCs w:val="24"/>
        </w:rPr>
        <w:t xml:space="preserve">Insufficient compensation for self-motion during perception of object speed: The vestibular Aubert-Fleischl phenomenon.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(13), 1–9. https://doi.org/10.1167/18.13.9</w:t>
      </w:r>
    </w:p>
    <w:p w14:paraId="692672D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Koslow, M. (1972). The adjacency principle and induced movement. </w:t>
      </w:r>
      <w:r w:rsidRPr="00C844C7">
        <w:rPr>
          <w:rFonts w:ascii="Calibri" w:hAnsi="Calibri" w:cs="Calibri"/>
          <w:i/>
          <w:iCs/>
          <w:noProof/>
          <w:szCs w:val="24"/>
        </w:rPr>
        <w:t>Perception &amp; Psychophysics</w:t>
      </w:r>
      <w:r w:rsidRPr="00C844C7">
        <w:rPr>
          <w:rFonts w:ascii="Calibri" w:hAnsi="Calibri" w:cs="Calibri"/>
          <w:noProof/>
          <w:szCs w:val="24"/>
        </w:rPr>
        <w:t xml:space="preserve">, </w:t>
      </w:r>
      <w:r w:rsidRPr="00C844C7">
        <w:rPr>
          <w:rFonts w:ascii="Calibri" w:hAnsi="Calibri" w:cs="Calibri"/>
          <w:i/>
          <w:iCs/>
          <w:noProof/>
          <w:szCs w:val="24"/>
        </w:rPr>
        <w:t>11</w:t>
      </w:r>
      <w:r w:rsidRPr="00C844C7">
        <w:rPr>
          <w:rFonts w:ascii="Calibri" w:hAnsi="Calibri" w:cs="Calibri"/>
          <w:noProof/>
          <w:szCs w:val="24"/>
        </w:rPr>
        <w:t>(4), 309–314. https://doi.org/10.3758/BF03210385</w:t>
      </w:r>
    </w:p>
    <w:p w14:paraId="0310D60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MacCracken, P. J. (1979). Depth adjacency and induced motion. </w:t>
      </w:r>
      <w:r w:rsidRPr="00C844C7">
        <w:rPr>
          <w:rFonts w:ascii="Calibri" w:hAnsi="Calibri" w:cs="Calibri"/>
          <w:i/>
          <w:iCs/>
          <w:noProof/>
          <w:szCs w:val="24"/>
        </w:rPr>
        <w:t>Perceptual and Motor Skills</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(2), 343–350. https://doi.org/10.2466/pms.1979.48.2.343</w:t>
      </w:r>
    </w:p>
    <w:p w14:paraId="37EEE92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Gray, R., MacUga, K., &amp; Regan, D. (2004). Long range interactions between object-motion and self-motion in the perception of movement in depth.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44</w:t>
      </w:r>
      <w:r w:rsidRPr="00C844C7">
        <w:rPr>
          <w:rFonts w:ascii="Calibri" w:hAnsi="Calibri" w:cs="Calibri"/>
          <w:noProof/>
          <w:szCs w:val="24"/>
        </w:rPr>
        <w:t>(2), 179–195. https://doi.org/10.1016/j.visres.2003.09.001</w:t>
      </w:r>
    </w:p>
    <w:p w14:paraId="6372B87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Harris, L. R., Jenkin, M., &amp; Zikovitz, D. C. (2000). Visual and non-visual cues in the perception of linear self motion.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135</w:t>
      </w:r>
      <w:r w:rsidRPr="00C844C7">
        <w:rPr>
          <w:rFonts w:ascii="Calibri" w:hAnsi="Calibri" w:cs="Calibri"/>
          <w:noProof/>
          <w:szCs w:val="24"/>
        </w:rPr>
        <w:t>(1), 12–21. https://doi.org/10.1007/s002210000504</w:t>
      </w:r>
    </w:p>
    <w:p w14:paraId="431B620E"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Henrich, J., Heine, S. J., &amp; Norenzayan, A. (2010). The weirdest people in the world? </w:t>
      </w:r>
      <w:r w:rsidRPr="00C844C7">
        <w:rPr>
          <w:rFonts w:ascii="Calibri" w:hAnsi="Calibri" w:cs="Calibri"/>
          <w:i/>
          <w:iCs/>
          <w:noProof/>
          <w:szCs w:val="24"/>
        </w:rPr>
        <w:t>The Behavioral and Brain Sciences</w:t>
      </w:r>
      <w:r w:rsidRPr="00C844C7">
        <w:rPr>
          <w:rFonts w:ascii="Calibri" w:hAnsi="Calibri" w:cs="Calibri"/>
          <w:noProof/>
          <w:szCs w:val="24"/>
        </w:rPr>
        <w:t xml:space="preserve">, </w:t>
      </w:r>
      <w:r w:rsidRPr="00C844C7">
        <w:rPr>
          <w:rFonts w:ascii="Calibri" w:hAnsi="Calibri" w:cs="Calibri"/>
          <w:i/>
          <w:iCs/>
          <w:noProof/>
          <w:szCs w:val="24"/>
        </w:rPr>
        <w:t>33</w:t>
      </w:r>
      <w:r w:rsidRPr="00C844C7">
        <w:rPr>
          <w:rFonts w:ascii="Calibri" w:hAnsi="Calibri" w:cs="Calibri"/>
          <w:noProof/>
          <w:szCs w:val="24"/>
        </w:rPr>
        <w:t>(2–3), 61–83; discussion 83-135. https://doi.org/10.1017/S0140525X0999152X</w:t>
      </w:r>
    </w:p>
    <w:p w14:paraId="0C8D8F1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Hogendoorn, H., Alais, D., MacDougall, H., &amp; Verstraten, F. A. J. (2017). Velocity perception in a moving observer.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138</w:t>
      </w:r>
      <w:r w:rsidRPr="00C844C7">
        <w:rPr>
          <w:rFonts w:ascii="Calibri" w:hAnsi="Calibri" w:cs="Calibri"/>
          <w:noProof/>
          <w:szCs w:val="24"/>
        </w:rPr>
        <w:t>, 12–17. https://doi.org/10.1016/j.visres.2017.06.001</w:t>
      </w:r>
    </w:p>
    <w:p w14:paraId="2DB78E05"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es-ES"/>
        </w:rPr>
      </w:pPr>
      <w:r w:rsidRPr="00F12C25">
        <w:rPr>
          <w:rFonts w:ascii="Calibri" w:hAnsi="Calibri" w:cs="Calibri"/>
          <w:noProof/>
          <w:szCs w:val="24"/>
          <w:lang w:val="de-DE"/>
        </w:rPr>
        <w:t xml:space="preserve">Ilg, U. J., Schumann, S., &amp; Thier, P. (2004). </w:t>
      </w:r>
      <w:r w:rsidRPr="00C844C7">
        <w:rPr>
          <w:rFonts w:ascii="Calibri" w:hAnsi="Calibri" w:cs="Calibri"/>
          <w:noProof/>
          <w:szCs w:val="24"/>
        </w:rPr>
        <w:t xml:space="preserve">Posterior parietal cortex neurons encode target motion in world-centered coordinates. </w:t>
      </w:r>
      <w:r w:rsidRPr="00F12C25">
        <w:rPr>
          <w:rFonts w:ascii="Calibri" w:hAnsi="Calibri" w:cs="Calibri"/>
          <w:i/>
          <w:iCs/>
          <w:noProof/>
          <w:szCs w:val="24"/>
          <w:lang w:val="es-ES"/>
        </w:rPr>
        <w:t>Neuron</w:t>
      </w:r>
      <w:r w:rsidRPr="00F12C25">
        <w:rPr>
          <w:rFonts w:ascii="Calibri" w:hAnsi="Calibri" w:cs="Calibri"/>
          <w:noProof/>
          <w:szCs w:val="24"/>
          <w:lang w:val="es-ES"/>
        </w:rPr>
        <w:t xml:space="preserve">, </w:t>
      </w:r>
      <w:r w:rsidRPr="00F12C25">
        <w:rPr>
          <w:rFonts w:ascii="Calibri" w:hAnsi="Calibri" w:cs="Calibri"/>
          <w:i/>
          <w:iCs/>
          <w:noProof/>
          <w:szCs w:val="24"/>
          <w:lang w:val="es-ES"/>
        </w:rPr>
        <w:t>43</w:t>
      </w:r>
      <w:r w:rsidRPr="00F12C25">
        <w:rPr>
          <w:rFonts w:ascii="Calibri" w:hAnsi="Calibri" w:cs="Calibri"/>
          <w:noProof/>
          <w:szCs w:val="24"/>
          <w:lang w:val="es-ES"/>
        </w:rPr>
        <w:t>(1), 145–151. https://doi.org/10.1016/j.neuron.2004.06.006</w:t>
      </w:r>
    </w:p>
    <w:p w14:paraId="75D02AC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es-ES"/>
        </w:rPr>
        <w:t xml:space="preserve">Jörges, B., &amp; López-Moliner, J. (2019). </w:t>
      </w:r>
      <w:r w:rsidRPr="00C844C7">
        <w:rPr>
          <w:rFonts w:ascii="Calibri" w:hAnsi="Calibri" w:cs="Calibri"/>
          <w:noProof/>
          <w:szCs w:val="24"/>
        </w:rPr>
        <w:t xml:space="preserve">Earth-Gravity Congruent Motion Facilitates Ocular Control for Pursuit of Parabolic Trajectories. </w:t>
      </w:r>
      <w:r w:rsidRPr="00C844C7">
        <w:rPr>
          <w:rFonts w:ascii="Calibri" w:hAnsi="Calibri" w:cs="Calibri"/>
          <w:i/>
          <w:iCs/>
          <w:noProof/>
          <w:szCs w:val="24"/>
        </w:rPr>
        <w:t>Scientific Reports</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 1–13. https://doi.org/10.1038/s41598-019-50512-6</w:t>
      </w:r>
    </w:p>
    <w:p w14:paraId="4E063A1C"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174</w:t>
      </w:r>
      <w:r w:rsidRPr="00C844C7">
        <w:rPr>
          <w:rFonts w:ascii="Calibri" w:hAnsi="Calibri" w:cs="Calibri"/>
          <w:noProof/>
          <w:szCs w:val="24"/>
        </w:rPr>
        <w:t>(3), 528–543. https://doi.org/10.1007/s00221-006-0486-7</w:t>
      </w:r>
    </w:p>
    <w:p w14:paraId="5FF01CF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López-Moliner, J., Brenner, E., Louw, S., &amp; Smeets, J. B. J. (2010). Catching a gently thrown ball.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206</w:t>
      </w:r>
      <w:r w:rsidRPr="00C844C7">
        <w:rPr>
          <w:rFonts w:ascii="Calibri" w:hAnsi="Calibri" w:cs="Calibri"/>
          <w:noProof/>
          <w:szCs w:val="24"/>
        </w:rPr>
        <w:t>(4), 409–417. https://doi.org/10.1007/s00221-010-2421-1</w:t>
      </w:r>
    </w:p>
    <w:p w14:paraId="1993EC9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MacNeilage, P. R., Zhang, Z., DeAngelis, G. C., &amp; Angelaki, D. E. (2012). </w:t>
      </w:r>
      <w:r w:rsidRPr="00C844C7">
        <w:rPr>
          <w:rFonts w:ascii="Calibri" w:hAnsi="Calibri" w:cs="Calibri"/>
          <w:noProof/>
          <w:szCs w:val="24"/>
        </w:rPr>
        <w:t xml:space="preserve">Vestibular facilitation of optic flow parsing. </w:t>
      </w:r>
      <w:r w:rsidRPr="00C844C7">
        <w:rPr>
          <w:rFonts w:ascii="Calibri" w:hAnsi="Calibri" w:cs="Calibri"/>
          <w:i/>
          <w:iCs/>
          <w:noProof/>
          <w:szCs w:val="24"/>
        </w:rPr>
        <w:t>PLoS ONE</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(7). https://doi.org/10.1371/journal.pone.0040264</w:t>
      </w:r>
    </w:p>
    <w:p w14:paraId="5AE789C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lastRenderedPageBreak/>
        <w:t xml:space="preserve">McKee, S. P. (1981). A local mechanism for differential velocity detection.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21</w:t>
      </w:r>
      <w:r w:rsidRPr="00C844C7">
        <w:rPr>
          <w:rFonts w:ascii="Calibri" w:hAnsi="Calibri" w:cs="Calibri"/>
          <w:noProof/>
          <w:szCs w:val="24"/>
        </w:rPr>
        <w:t>(4), 491–500. https://doi.org/10.1016/0042-6989(81)90095-X</w:t>
      </w:r>
    </w:p>
    <w:p w14:paraId="7F9CC6D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Moscatelli, A., Mezzetti, M., &amp; Lacquaniti, F. (2012). Modeling psychophysical data at the population-level: The generalized linear mixed model.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12</w:t>
      </w:r>
      <w:r w:rsidRPr="00C844C7">
        <w:rPr>
          <w:rFonts w:ascii="Calibri" w:hAnsi="Calibri" w:cs="Calibri"/>
          <w:noProof/>
          <w:szCs w:val="24"/>
        </w:rPr>
        <w:t>(11), 1–17. https://doi.org/10.1167/12.11.26</w:t>
      </w:r>
    </w:p>
    <w:p w14:paraId="3C843CF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Niehorster, D. C., &amp; Li, L. (2017). Accuracy and tuning of flow parsing for visual perception of object motion during self-motion. </w:t>
      </w:r>
      <w:r w:rsidRPr="00C844C7">
        <w:rPr>
          <w:rFonts w:ascii="Calibri" w:hAnsi="Calibri" w:cs="Calibri"/>
          <w:i/>
          <w:iCs/>
          <w:noProof/>
          <w:szCs w:val="24"/>
        </w:rPr>
        <w:t>I-Perception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(3), 1–18. https://doi.org/10.1177/2041669517708206</w:t>
      </w:r>
    </w:p>
    <w:p w14:paraId="3824492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Probst, T., Loose, R., Niedeggen, M., &amp; Wist, E. R. (1995). Processing of visual motion direction in the fronto-parallel plane in the stationary or moving observer. </w:t>
      </w:r>
      <w:r w:rsidRPr="00C844C7">
        <w:rPr>
          <w:rFonts w:ascii="Calibri" w:hAnsi="Calibri" w:cs="Calibri"/>
          <w:i/>
          <w:iCs/>
          <w:noProof/>
          <w:szCs w:val="24"/>
        </w:rPr>
        <w:t>Behavioural Brain Research</w:t>
      </w:r>
      <w:r w:rsidRPr="00C844C7">
        <w:rPr>
          <w:rFonts w:ascii="Calibri" w:hAnsi="Calibri" w:cs="Calibri"/>
          <w:noProof/>
          <w:szCs w:val="24"/>
        </w:rPr>
        <w:t xml:space="preserve">, </w:t>
      </w:r>
      <w:r w:rsidRPr="00C844C7">
        <w:rPr>
          <w:rFonts w:ascii="Calibri" w:hAnsi="Calibri" w:cs="Calibri"/>
          <w:i/>
          <w:iCs/>
          <w:noProof/>
          <w:szCs w:val="24"/>
        </w:rPr>
        <w:t>70</w:t>
      </w:r>
      <w:r w:rsidRPr="00C844C7">
        <w:rPr>
          <w:rFonts w:ascii="Calibri" w:hAnsi="Calibri" w:cs="Calibri"/>
          <w:noProof/>
          <w:szCs w:val="24"/>
        </w:rPr>
        <w:t>(2), 133–144. https://doi.org/10.1016/0166-4328(95)80003-4</w:t>
      </w:r>
    </w:p>
    <w:p w14:paraId="6317C43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Redlick, F. P., Jenkin, M., &amp; Harris, L. R. (2001). Humans can use optic flow to estimate distance of travel.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(2), 213–219. https://doi.org/10.1016/S0042-6989(00)00243-1</w:t>
      </w:r>
    </w:p>
    <w:p w14:paraId="21D085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Rushton, S. K., &amp; Warren, P. A. (2005). Moving observers, relative retinal motion and the detection of object movement [2]. </w:t>
      </w:r>
      <w:r w:rsidRPr="00C844C7">
        <w:rPr>
          <w:rFonts w:ascii="Calibri" w:hAnsi="Calibri" w:cs="Calibri"/>
          <w:i/>
          <w:iCs/>
          <w:noProof/>
          <w:szCs w:val="24"/>
        </w:rPr>
        <w:t>Current Biology</w:t>
      </w:r>
      <w:r w:rsidRPr="00C844C7">
        <w:rPr>
          <w:rFonts w:ascii="Calibri" w:hAnsi="Calibri" w:cs="Calibri"/>
          <w:noProof/>
          <w:szCs w:val="24"/>
        </w:rPr>
        <w:t>, Vol. 15, pp. 542–543. https://doi.org/10.1016/j.cub.2005.07.020</w:t>
      </w:r>
    </w:p>
    <w:p w14:paraId="57A2EB5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Taylor, M. M., &amp; Creelman, C. D. (1967). PEST: Efficient Estimates on Probability Functions. </w:t>
      </w:r>
      <w:r w:rsidRPr="00C844C7">
        <w:rPr>
          <w:rFonts w:ascii="Calibri" w:hAnsi="Calibri" w:cs="Calibri"/>
          <w:i/>
          <w:iCs/>
          <w:noProof/>
          <w:szCs w:val="24"/>
        </w:rPr>
        <w:t>The Journal of the Acoustical Society of America</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(4A), 782–787. https://doi.org/10.1121/1.1910407</w:t>
      </w:r>
    </w:p>
    <w:p w14:paraId="202B6CD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Warren, P. A., &amp; Rushton, S. K. (2007). </w:t>
      </w:r>
      <w:r w:rsidRPr="00C844C7">
        <w:rPr>
          <w:rFonts w:ascii="Calibri" w:hAnsi="Calibri" w:cs="Calibri"/>
          <w:noProof/>
          <w:szCs w:val="24"/>
        </w:rPr>
        <w:t xml:space="preserve">Perception of object trajectory: Parsing retinal motion into self and object movement components.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(11), 1–11. https://doi.org/10.1167/7.11.2</w:t>
      </w:r>
    </w:p>
    <w:p w14:paraId="3CFBD7E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(2008). Evidence for flow-parsing in radial flow displays.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(5), 655–663. https://doi.org/10.1016/j.visres.2007.10.023</w:t>
      </w:r>
    </w:p>
    <w:p w14:paraId="2496008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(2009). Perception of scene-relative object movement: Optic flow parsing and the contribution of monocular depth cues.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49</w:t>
      </w:r>
      <w:r w:rsidRPr="00C844C7">
        <w:rPr>
          <w:rFonts w:ascii="Calibri" w:hAnsi="Calibri" w:cs="Calibri"/>
          <w:noProof/>
          <w:szCs w:val="24"/>
        </w:rPr>
        <w:t>(11), 1406–1419. https://doi.org/10.1016/j.visres.2009.01.016</w:t>
      </w:r>
    </w:p>
    <w:p w14:paraId="299DEA9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Wexler, M. (2003). Voluntary head movement and allocentric perception of space. </w:t>
      </w:r>
      <w:r w:rsidRPr="00C844C7">
        <w:rPr>
          <w:rFonts w:ascii="Calibri" w:hAnsi="Calibri" w:cs="Calibri"/>
          <w:i/>
          <w:iCs/>
          <w:noProof/>
          <w:szCs w:val="24"/>
        </w:rPr>
        <w:t>Psychological Science</w:t>
      </w:r>
      <w:r w:rsidRPr="00C844C7">
        <w:rPr>
          <w:rFonts w:ascii="Calibri" w:hAnsi="Calibri" w:cs="Calibri"/>
          <w:noProof/>
          <w:szCs w:val="24"/>
        </w:rPr>
        <w:t xml:space="preserve">, </w:t>
      </w:r>
      <w:r w:rsidRPr="00C844C7">
        <w:rPr>
          <w:rFonts w:ascii="Calibri" w:hAnsi="Calibri" w:cs="Calibri"/>
          <w:i/>
          <w:iCs/>
          <w:noProof/>
          <w:szCs w:val="24"/>
        </w:rPr>
        <w:t>14</w:t>
      </w:r>
      <w:r w:rsidRPr="00C844C7">
        <w:rPr>
          <w:rFonts w:ascii="Calibri" w:hAnsi="Calibri" w:cs="Calibri"/>
          <w:noProof/>
          <w:szCs w:val="24"/>
        </w:rPr>
        <w:t>(4), 340–346. https://doi.org/10.1111/1467-9280.14491</w:t>
      </w:r>
    </w:p>
    <w:p w14:paraId="2A3D96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rPr>
      </w:pPr>
      <w:r w:rsidRPr="00C844C7">
        <w:rPr>
          <w:rFonts w:ascii="Calibri" w:hAnsi="Calibri" w:cs="Calibri"/>
          <w:noProof/>
          <w:szCs w:val="24"/>
        </w:rPr>
        <w:t xml:space="preserve">Wilson, A. D., &amp; Golonka, S. (2013). Embodied Cognition is Not What you Think it is. </w:t>
      </w:r>
      <w:r w:rsidRPr="00C844C7">
        <w:rPr>
          <w:rFonts w:ascii="Calibri" w:hAnsi="Calibri" w:cs="Calibri"/>
          <w:i/>
          <w:iCs/>
          <w:noProof/>
          <w:szCs w:val="24"/>
        </w:rPr>
        <w:t>Frontiers in Psychology</w:t>
      </w:r>
      <w:r w:rsidRPr="00C844C7">
        <w:rPr>
          <w:rFonts w:ascii="Calibri" w:hAnsi="Calibri" w:cs="Calibri"/>
          <w:noProof/>
          <w:szCs w:val="24"/>
        </w:rPr>
        <w:t xml:space="preserve">, </w:t>
      </w:r>
      <w:r w:rsidRPr="00C844C7">
        <w:rPr>
          <w:rFonts w:ascii="Calibri" w:hAnsi="Calibri" w:cs="Calibri"/>
          <w:i/>
          <w:iCs/>
          <w:noProof/>
          <w:szCs w:val="24"/>
        </w:rPr>
        <w:t>4</w:t>
      </w:r>
      <w:r w:rsidRPr="00C844C7">
        <w:rPr>
          <w:rFonts w:ascii="Calibri" w:hAnsi="Calibri" w:cs="Calibri"/>
          <w:noProof/>
          <w:szCs w:val="24"/>
        </w:rPr>
        <w:t>(February), 1–13. https://doi.org/10.3389/fpsyg.2013.00058</w:t>
      </w:r>
    </w:p>
    <w:p w14:paraId="467FE5C3" w14:textId="46A6213C" w:rsidR="00C4466E" w:rsidRPr="00A76B32" w:rsidRDefault="00C844C7" w:rsidP="00DE1C54">
      <w:pPr>
        <w:widowControl w:val="0"/>
        <w:autoSpaceDE w:val="0"/>
        <w:autoSpaceDN w:val="0"/>
        <w:adjustRightInd w:val="0"/>
        <w:spacing w:line="240" w:lineRule="auto"/>
      </w:pPr>
      <w:r>
        <w:fldChar w:fldCharType="end"/>
      </w:r>
    </w:p>
    <w:sectPr w:rsidR="00C4466E" w:rsidRPr="00A76B32" w:rsidSect="000A7FCE">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9" w:author="Björn Jörges" w:date="2020-05-29T18:51:00Z" w:initials="BJ">
    <w:p w14:paraId="1BBD4765" w14:textId="3BE086CC" w:rsidR="00E43043" w:rsidRDefault="00E43043">
      <w:pPr>
        <w:pStyle w:val="CommentText"/>
      </w:pPr>
      <w:r>
        <w:rPr>
          <w:rStyle w:val="CommentReference"/>
        </w:rPr>
        <w:annotationRef/>
      </w:r>
      <w:r>
        <w:t>change</w:t>
      </w:r>
    </w:p>
  </w:comment>
  <w:comment w:id="225" w:author="Björn Jörges" w:date="2020-05-29T18:42:00Z" w:initials="BJ">
    <w:p w14:paraId="43B4FA55" w14:textId="67ADFF79" w:rsidR="00A14FA0" w:rsidRDefault="00A14FA0">
      <w:pPr>
        <w:pStyle w:val="CommentText"/>
      </w:pPr>
      <w:r>
        <w:rPr>
          <w:rStyle w:val="CommentReference"/>
        </w:rPr>
        <w:annotationRef/>
      </w:r>
      <w:r>
        <w:t>new</w:t>
      </w:r>
    </w:p>
  </w:comment>
  <w:comment w:id="308" w:author="Björn Jörges" w:date="2020-05-29T09:36:00Z" w:initials="BJ">
    <w:p w14:paraId="310D1512" w14:textId="79D60475" w:rsidR="00665407" w:rsidRDefault="00665407">
      <w:pPr>
        <w:pStyle w:val="CommentText"/>
      </w:pPr>
      <w:r>
        <w:rPr>
          <w:rStyle w:val="CommentReference"/>
        </w:rPr>
        <w:annotationRef/>
      </w:r>
      <w:r>
        <w:t>new</w:t>
      </w:r>
    </w:p>
  </w:comment>
  <w:comment w:id="418" w:author="Björn Jörges" w:date="2020-05-29T10:36:00Z" w:initials="BJ">
    <w:p w14:paraId="375327A2" w14:textId="625213CE" w:rsidR="00665407" w:rsidRDefault="00665407">
      <w:pPr>
        <w:pStyle w:val="CommentText"/>
      </w:pPr>
      <w:r>
        <w:rPr>
          <w:rStyle w:val="CommentReference"/>
        </w:rPr>
        <w:annotationRef/>
      </w:r>
      <w:r>
        <w:t>new</w:t>
      </w:r>
    </w:p>
  </w:comment>
  <w:comment w:id="431" w:author="Björn Jörges" w:date="2020-05-29T18:44:00Z" w:initials="BJ">
    <w:p w14:paraId="02EB5B3C" w14:textId="314EC7F7" w:rsidR="00A14FA0" w:rsidRDefault="00A14FA0">
      <w:pPr>
        <w:pStyle w:val="CommentText"/>
      </w:pPr>
      <w:r>
        <w:rPr>
          <w:rStyle w:val="CommentReference"/>
        </w:rPr>
        <w:annotationRef/>
      </w:r>
      <w:r>
        <w:t>corrected error</w:t>
      </w:r>
    </w:p>
  </w:comment>
  <w:comment w:id="437" w:author="Björn Jörges" w:date="2020-05-29T18:44:00Z" w:initials="BJ">
    <w:p w14:paraId="263A83FD" w14:textId="77777777" w:rsidR="00A14FA0" w:rsidRDefault="00A14FA0">
      <w:pPr>
        <w:pStyle w:val="CommentText"/>
      </w:pPr>
      <w:r>
        <w:rPr>
          <w:rStyle w:val="CommentReference"/>
        </w:rPr>
        <w:annotationRef/>
      </w:r>
      <w:r>
        <w:t>(and following)</w:t>
      </w:r>
    </w:p>
    <w:p w14:paraId="5449600A" w14:textId="77777777" w:rsidR="00A14FA0" w:rsidRDefault="00A14FA0">
      <w:pPr>
        <w:pStyle w:val="CommentText"/>
      </w:pPr>
    </w:p>
    <w:p w14:paraId="164EAE50" w14:textId="74392069" w:rsidR="00A14FA0" w:rsidRDefault="00A14FA0">
      <w:pPr>
        <w:pStyle w:val="CommentText"/>
      </w:pPr>
      <w:r>
        <w:rPr>
          <w:rStyle w:val="CommentReference"/>
        </w:rPr>
        <w:annotationRef/>
      </w:r>
      <w:r>
        <w:t>corrected error</w:t>
      </w:r>
    </w:p>
  </w:comment>
  <w:comment w:id="481" w:author="Björn Jörges" w:date="2020-05-29T10:35:00Z" w:initials="BJ">
    <w:p w14:paraId="6F5C25EF" w14:textId="2B757FAA" w:rsidR="00665407" w:rsidRDefault="00665407">
      <w:pPr>
        <w:pStyle w:val="CommentText"/>
      </w:pPr>
      <w:r>
        <w:rPr>
          <w:rStyle w:val="CommentReference"/>
        </w:rPr>
        <w:annotationRef/>
      </w:r>
      <w:r>
        <w:t>new</w:t>
      </w:r>
    </w:p>
  </w:comment>
  <w:comment w:id="563" w:author="Björn Jörges" w:date="2020-05-29T23:56:00Z" w:initials="BJ">
    <w:p w14:paraId="27D0692C" w14:textId="13A14F62" w:rsidR="00CA2749" w:rsidRDefault="00CA2749">
      <w:pPr>
        <w:pStyle w:val="CommentText"/>
      </w:pPr>
      <w:r>
        <w:rPr>
          <w:rStyle w:val="CommentReference"/>
        </w:rPr>
        <w:annotationRef/>
      </w:r>
      <w:r>
        <w:t>new</w:t>
      </w:r>
    </w:p>
  </w:comment>
  <w:comment w:id="585" w:author="Björn Jörges" w:date="2020-05-29T18:26:00Z" w:initials="BJ">
    <w:p w14:paraId="405E07CD" w14:textId="61ACC84C" w:rsidR="00C479C8" w:rsidRDefault="00C479C8">
      <w:pPr>
        <w:pStyle w:val="CommentText"/>
      </w:pPr>
      <w:r>
        <w:rPr>
          <w:rStyle w:val="CommentReference"/>
        </w:rPr>
        <w:annotationRef/>
      </w:r>
      <w:r>
        <w:t>change</w:t>
      </w:r>
    </w:p>
  </w:comment>
  <w:comment w:id="587" w:author="Björn Jörges" w:date="2020-05-29T18:50:00Z" w:initials="BJ">
    <w:p w14:paraId="6CFB1735" w14:textId="1F2CCBE5" w:rsidR="00E43043" w:rsidRDefault="00E43043">
      <w:pPr>
        <w:pStyle w:val="CommentText"/>
      </w:pPr>
      <w:r>
        <w:rPr>
          <w:rStyle w:val="CommentReference"/>
        </w:rPr>
        <w:annotationRef/>
      </w:r>
      <w:r>
        <w:t>upload code for experiment when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BD4765" w15:done="0"/>
  <w15:commentEx w15:paraId="43B4FA55" w15:done="0"/>
  <w15:commentEx w15:paraId="310D1512" w15:done="0"/>
  <w15:commentEx w15:paraId="375327A2" w15:done="0"/>
  <w15:commentEx w15:paraId="02EB5B3C" w15:done="0"/>
  <w15:commentEx w15:paraId="164EAE50" w15:done="0"/>
  <w15:commentEx w15:paraId="6F5C25EF" w15:done="0"/>
  <w15:commentEx w15:paraId="27D0692C" w15:done="0"/>
  <w15:commentEx w15:paraId="405E07CD" w15:done="0"/>
  <w15:commentEx w15:paraId="6CFB17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D831" w16cex:dateUtc="2020-05-29T22:51:00Z"/>
  <w16cex:commentExtensible w16cex:durableId="227BD612" w16cex:dateUtc="2020-05-29T22:42:00Z"/>
  <w16cex:commentExtensible w16cex:durableId="227B5604" w16cex:dateUtc="2020-05-29T13:36:00Z"/>
  <w16cex:commentExtensible w16cex:durableId="227B6412" w16cex:dateUtc="2020-05-29T14:36:00Z"/>
  <w16cex:commentExtensible w16cex:durableId="227BD68F" w16cex:dateUtc="2020-05-29T22:44:00Z"/>
  <w16cex:commentExtensible w16cex:durableId="227BD69A" w16cex:dateUtc="2020-05-29T22:44:00Z"/>
  <w16cex:commentExtensible w16cex:durableId="227B640C" w16cex:dateUtc="2020-05-29T14:35:00Z"/>
  <w16cex:commentExtensible w16cex:durableId="227C1FC4" w16cex:dateUtc="2020-05-30T03:56:00Z"/>
  <w16cex:commentExtensible w16cex:durableId="227BD245" w16cex:dateUtc="2020-05-29T22:26:00Z"/>
  <w16cex:commentExtensible w16cex:durableId="227BD7F6" w16cex:dateUtc="2020-05-29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BD4765" w16cid:durableId="227BD831"/>
  <w16cid:commentId w16cid:paraId="43B4FA55" w16cid:durableId="227BD612"/>
  <w16cid:commentId w16cid:paraId="310D1512" w16cid:durableId="227B5604"/>
  <w16cid:commentId w16cid:paraId="375327A2" w16cid:durableId="227B6412"/>
  <w16cid:commentId w16cid:paraId="02EB5B3C" w16cid:durableId="227BD68F"/>
  <w16cid:commentId w16cid:paraId="164EAE50" w16cid:durableId="227BD69A"/>
  <w16cid:commentId w16cid:paraId="6F5C25EF" w16cid:durableId="227B640C"/>
  <w16cid:commentId w16cid:paraId="27D0692C" w16cid:durableId="227C1FC4"/>
  <w16cid:commentId w16cid:paraId="405E07CD" w16cid:durableId="227BD245"/>
  <w16cid:commentId w16cid:paraId="6CFB1735" w16cid:durableId="227BD7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68127" w14:textId="77777777" w:rsidR="00EE25E4" w:rsidRDefault="00EE25E4" w:rsidP="00AD3F26">
      <w:pPr>
        <w:spacing w:after="0" w:line="240" w:lineRule="auto"/>
      </w:pPr>
      <w:r>
        <w:separator/>
      </w:r>
    </w:p>
  </w:endnote>
  <w:endnote w:type="continuationSeparator" w:id="0">
    <w:p w14:paraId="6102B958" w14:textId="77777777" w:rsidR="00EE25E4" w:rsidRDefault="00EE25E4"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695427"/>
      <w:docPartObj>
        <w:docPartGallery w:val="Page Numbers (Bottom of Page)"/>
        <w:docPartUnique/>
      </w:docPartObj>
    </w:sdtPr>
    <w:sdtEndPr>
      <w:rPr>
        <w:noProof/>
      </w:rPr>
    </w:sdtEndPr>
    <w:sdtContent>
      <w:p w14:paraId="7E14B59F" w14:textId="41C1D9BC" w:rsidR="00665407" w:rsidRDefault="006654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665407" w:rsidRDefault="00665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A4389" w14:textId="77777777" w:rsidR="00EE25E4" w:rsidRDefault="00EE25E4" w:rsidP="00AD3F26">
      <w:pPr>
        <w:spacing w:after="0" w:line="240" w:lineRule="auto"/>
      </w:pPr>
      <w:r>
        <w:separator/>
      </w:r>
    </w:p>
  </w:footnote>
  <w:footnote w:type="continuationSeparator" w:id="0">
    <w:p w14:paraId="10EF580E" w14:textId="77777777" w:rsidR="00EE25E4" w:rsidRDefault="00EE25E4"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5CDA"/>
    <w:rsid w:val="00006D17"/>
    <w:rsid w:val="000070C3"/>
    <w:rsid w:val="00012A7C"/>
    <w:rsid w:val="00027990"/>
    <w:rsid w:val="00027D49"/>
    <w:rsid w:val="0003240F"/>
    <w:rsid w:val="00033D1F"/>
    <w:rsid w:val="0003504B"/>
    <w:rsid w:val="000447FB"/>
    <w:rsid w:val="00047A7F"/>
    <w:rsid w:val="000507AE"/>
    <w:rsid w:val="00051CDB"/>
    <w:rsid w:val="00052B9B"/>
    <w:rsid w:val="00053752"/>
    <w:rsid w:val="0005524E"/>
    <w:rsid w:val="00055E4D"/>
    <w:rsid w:val="000566B5"/>
    <w:rsid w:val="000633A6"/>
    <w:rsid w:val="000638F4"/>
    <w:rsid w:val="00073189"/>
    <w:rsid w:val="00076BFB"/>
    <w:rsid w:val="00077498"/>
    <w:rsid w:val="00090276"/>
    <w:rsid w:val="000979FA"/>
    <w:rsid w:val="000A3FC2"/>
    <w:rsid w:val="000A61BD"/>
    <w:rsid w:val="000A7FCE"/>
    <w:rsid w:val="000B0DDC"/>
    <w:rsid w:val="000B17CA"/>
    <w:rsid w:val="000B3764"/>
    <w:rsid w:val="000C0C29"/>
    <w:rsid w:val="000D394F"/>
    <w:rsid w:val="000D41B4"/>
    <w:rsid w:val="000D42C2"/>
    <w:rsid w:val="000E2D93"/>
    <w:rsid w:val="000E735B"/>
    <w:rsid w:val="000F51D4"/>
    <w:rsid w:val="000F68A2"/>
    <w:rsid w:val="0010383B"/>
    <w:rsid w:val="00110420"/>
    <w:rsid w:val="00124045"/>
    <w:rsid w:val="00132298"/>
    <w:rsid w:val="00133FDB"/>
    <w:rsid w:val="00136208"/>
    <w:rsid w:val="0014099D"/>
    <w:rsid w:val="00144E93"/>
    <w:rsid w:val="0014518E"/>
    <w:rsid w:val="00147458"/>
    <w:rsid w:val="0015188F"/>
    <w:rsid w:val="0015407E"/>
    <w:rsid w:val="0015637E"/>
    <w:rsid w:val="001572D1"/>
    <w:rsid w:val="001635B3"/>
    <w:rsid w:val="0016481F"/>
    <w:rsid w:val="00165DC4"/>
    <w:rsid w:val="00166D28"/>
    <w:rsid w:val="00176751"/>
    <w:rsid w:val="00185F1E"/>
    <w:rsid w:val="001901D1"/>
    <w:rsid w:val="001A7E55"/>
    <w:rsid w:val="001C1DC2"/>
    <w:rsid w:val="001C5557"/>
    <w:rsid w:val="001D5D5C"/>
    <w:rsid w:val="001D6219"/>
    <w:rsid w:val="001E4B8F"/>
    <w:rsid w:val="001E7658"/>
    <w:rsid w:val="001F1772"/>
    <w:rsid w:val="001F4B5E"/>
    <w:rsid w:val="001F500A"/>
    <w:rsid w:val="0020008E"/>
    <w:rsid w:val="00206EB2"/>
    <w:rsid w:val="002100A0"/>
    <w:rsid w:val="00211BB7"/>
    <w:rsid w:val="00211F1E"/>
    <w:rsid w:val="0021621B"/>
    <w:rsid w:val="00223D5B"/>
    <w:rsid w:val="00227402"/>
    <w:rsid w:val="0023733E"/>
    <w:rsid w:val="00240351"/>
    <w:rsid w:val="00250579"/>
    <w:rsid w:val="00257DF7"/>
    <w:rsid w:val="002631A1"/>
    <w:rsid w:val="002765F6"/>
    <w:rsid w:val="00280F38"/>
    <w:rsid w:val="00280FF1"/>
    <w:rsid w:val="00295E1E"/>
    <w:rsid w:val="002A19B3"/>
    <w:rsid w:val="002A2567"/>
    <w:rsid w:val="002A6643"/>
    <w:rsid w:val="002A738E"/>
    <w:rsid w:val="002B28A0"/>
    <w:rsid w:val="002B3D22"/>
    <w:rsid w:val="002B4A8F"/>
    <w:rsid w:val="002C3F3F"/>
    <w:rsid w:val="002C49B5"/>
    <w:rsid w:val="002C4E55"/>
    <w:rsid w:val="002D1EBF"/>
    <w:rsid w:val="002D2119"/>
    <w:rsid w:val="002E02CF"/>
    <w:rsid w:val="002F15FB"/>
    <w:rsid w:val="002F45C1"/>
    <w:rsid w:val="00302BAF"/>
    <w:rsid w:val="00302E00"/>
    <w:rsid w:val="003040A3"/>
    <w:rsid w:val="00304B82"/>
    <w:rsid w:val="00312DFF"/>
    <w:rsid w:val="00313BB3"/>
    <w:rsid w:val="00317E09"/>
    <w:rsid w:val="003207EE"/>
    <w:rsid w:val="00321F13"/>
    <w:rsid w:val="00331280"/>
    <w:rsid w:val="0034142C"/>
    <w:rsid w:val="00343BCD"/>
    <w:rsid w:val="003539AD"/>
    <w:rsid w:val="00365177"/>
    <w:rsid w:val="00365746"/>
    <w:rsid w:val="003704BA"/>
    <w:rsid w:val="00373890"/>
    <w:rsid w:val="0037406D"/>
    <w:rsid w:val="00380165"/>
    <w:rsid w:val="003810CA"/>
    <w:rsid w:val="00396C0F"/>
    <w:rsid w:val="003A16B7"/>
    <w:rsid w:val="003A4EE8"/>
    <w:rsid w:val="003C3190"/>
    <w:rsid w:val="003C3F55"/>
    <w:rsid w:val="003C3F8E"/>
    <w:rsid w:val="003D27B2"/>
    <w:rsid w:val="003D36DD"/>
    <w:rsid w:val="003F05A4"/>
    <w:rsid w:val="003F215D"/>
    <w:rsid w:val="003F29C3"/>
    <w:rsid w:val="003F3BCC"/>
    <w:rsid w:val="003F7DFE"/>
    <w:rsid w:val="00406CB1"/>
    <w:rsid w:val="00410A29"/>
    <w:rsid w:val="00413CAE"/>
    <w:rsid w:val="00415A8A"/>
    <w:rsid w:val="00415B71"/>
    <w:rsid w:val="004302BE"/>
    <w:rsid w:val="00446B3D"/>
    <w:rsid w:val="0045395D"/>
    <w:rsid w:val="0047005B"/>
    <w:rsid w:val="00471BF5"/>
    <w:rsid w:val="004725D9"/>
    <w:rsid w:val="00474C1C"/>
    <w:rsid w:val="00476525"/>
    <w:rsid w:val="004906A6"/>
    <w:rsid w:val="00494EA6"/>
    <w:rsid w:val="004A5EA3"/>
    <w:rsid w:val="004B278F"/>
    <w:rsid w:val="004C1C9C"/>
    <w:rsid w:val="004E3D5C"/>
    <w:rsid w:val="004E6C2E"/>
    <w:rsid w:val="0052156E"/>
    <w:rsid w:val="00523AC0"/>
    <w:rsid w:val="00533EC6"/>
    <w:rsid w:val="005435DB"/>
    <w:rsid w:val="00544D46"/>
    <w:rsid w:val="00550794"/>
    <w:rsid w:val="0055304A"/>
    <w:rsid w:val="005600F5"/>
    <w:rsid w:val="00564A69"/>
    <w:rsid w:val="005653A9"/>
    <w:rsid w:val="0057257A"/>
    <w:rsid w:val="0057337C"/>
    <w:rsid w:val="00587898"/>
    <w:rsid w:val="00587DCC"/>
    <w:rsid w:val="0059001D"/>
    <w:rsid w:val="00594EF1"/>
    <w:rsid w:val="005A1659"/>
    <w:rsid w:val="005A7FF6"/>
    <w:rsid w:val="005B0199"/>
    <w:rsid w:val="005B48B8"/>
    <w:rsid w:val="005B5264"/>
    <w:rsid w:val="005B78EC"/>
    <w:rsid w:val="005C6B71"/>
    <w:rsid w:val="005C7513"/>
    <w:rsid w:val="005C777B"/>
    <w:rsid w:val="005D74DC"/>
    <w:rsid w:val="005E132C"/>
    <w:rsid w:val="005E6F40"/>
    <w:rsid w:val="005F01E6"/>
    <w:rsid w:val="005F422A"/>
    <w:rsid w:val="005F5F77"/>
    <w:rsid w:val="00603F12"/>
    <w:rsid w:val="006053D5"/>
    <w:rsid w:val="0060586A"/>
    <w:rsid w:val="00607C27"/>
    <w:rsid w:val="0061078B"/>
    <w:rsid w:val="00615CEF"/>
    <w:rsid w:val="006236B0"/>
    <w:rsid w:val="00626889"/>
    <w:rsid w:val="00627514"/>
    <w:rsid w:val="006351E0"/>
    <w:rsid w:val="00635780"/>
    <w:rsid w:val="00654A8F"/>
    <w:rsid w:val="00661830"/>
    <w:rsid w:val="006620E7"/>
    <w:rsid w:val="00662DE5"/>
    <w:rsid w:val="00663E4E"/>
    <w:rsid w:val="00665407"/>
    <w:rsid w:val="006704B0"/>
    <w:rsid w:val="006778D9"/>
    <w:rsid w:val="00685535"/>
    <w:rsid w:val="00686F57"/>
    <w:rsid w:val="00692796"/>
    <w:rsid w:val="00695660"/>
    <w:rsid w:val="006A2426"/>
    <w:rsid w:val="006B56CF"/>
    <w:rsid w:val="006B79FA"/>
    <w:rsid w:val="006C7735"/>
    <w:rsid w:val="006E22F3"/>
    <w:rsid w:val="006F0DE6"/>
    <w:rsid w:val="006F38B3"/>
    <w:rsid w:val="006F607B"/>
    <w:rsid w:val="00702967"/>
    <w:rsid w:val="00711C4D"/>
    <w:rsid w:val="00715DA3"/>
    <w:rsid w:val="00736090"/>
    <w:rsid w:val="0073656F"/>
    <w:rsid w:val="00740F7C"/>
    <w:rsid w:val="00741F9E"/>
    <w:rsid w:val="00744BDC"/>
    <w:rsid w:val="007478C9"/>
    <w:rsid w:val="00754E15"/>
    <w:rsid w:val="00760B08"/>
    <w:rsid w:val="007640BB"/>
    <w:rsid w:val="00776D6F"/>
    <w:rsid w:val="007A1A84"/>
    <w:rsid w:val="007A2614"/>
    <w:rsid w:val="007A78A2"/>
    <w:rsid w:val="007B14FB"/>
    <w:rsid w:val="007B46AA"/>
    <w:rsid w:val="007C7E8B"/>
    <w:rsid w:val="007D6820"/>
    <w:rsid w:val="007E785F"/>
    <w:rsid w:val="007E7EE8"/>
    <w:rsid w:val="007F61C7"/>
    <w:rsid w:val="00802B51"/>
    <w:rsid w:val="0081339A"/>
    <w:rsid w:val="008138E1"/>
    <w:rsid w:val="00820A5B"/>
    <w:rsid w:val="00820B2B"/>
    <w:rsid w:val="00821020"/>
    <w:rsid w:val="00824569"/>
    <w:rsid w:val="00824D90"/>
    <w:rsid w:val="0083368F"/>
    <w:rsid w:val="00833E11"/>
    <w:rsid w:val="008366DA"/>
    <w:rsid w:val="00837BC3"/>
    <w:rsid w:val="00841F20"/>
    <w:rsid w:val="00842F42"/>
    <w:rsid w:val="008458E2"/>
    <w:rsid w:val="00845E3F"/>
    <w:rsid w:val="00856A69"/>
    <w:rsid w:val="008601AF"/>
    <w:rsid w:val="00864D36"/>
    <w:rsid w:val="008742E6"/>
    <w:rsid w:val="00880CF1"/>
    <w:rsid w:val="008923A3"/>
    <w:rsid w:val="00895417"/>
    <w:rsid w:val="0089576E"/>
    <w:rsid w:val="008A361B"/>
    <w:rsid w:val="008B3B08"/>
    <w:rsid w:val="008C00D3"/>
    <w:rsid w:val="008C26ED"/>
    <w:rsid w:val="008D0397"/>
    <w:rsid w:val="008D0B9F"/>
    <w:rsid w:val="008D4B1D"/>
    <w:rsid w:val="008E086D"/>
    <w:rsid w:val="008E2FD6"/>
    <w:rsid w:val="008F274A"/>
    <w:rsid w:val="008F3F2F"/>
    <w:rsid w:val="008F7AE6"/>
    <w:rsid w:val="00900F96"/>
    <w:rsid w:val="00901ABF"/>
    <w:rsid w:val="009028AC"/>
    <w:rsid w:val="00911D65"/>
    <w:rsid w:val="00911FAF"/>
    <w:rsid w:val="00913B18"/>
    <w:rsid w:val="00914F9D"/>
    <w:rsid w:val="00915B4B"/>
    <w:rsid w:val="0092113C"/>
    <w:rsid w:val="00927B55"/>
    <w:rsid w:val="00930D3B"/>
    <w:rsid w:val="009362B7"/>
    <w:rsid w:val="00951A0D"/>
    <w:rsid w:val="0095530C"/>
    <w:rsid w:val="0096015C"/>
    <w:rsid w:val="00962151"/>
    <w:rsid w:val="0096798F"/>
    <w:rsid w:val="00970CED"/>
    <w:rsid w:val="00994115"/>
    <w:rsid w:val="009A3AB1"/>
    <w:rsid w:val="009A4A35"/>
    <w:rsid w:val="009A607E"/>
    <w:rsid w:val="009B140C"/>
    <w:rsid w:val="009B3406"/>
    <w:rsid w:val="009C6643"/>
    <w:rsid w:val="009C7325"/>
    <w:rsid w:val="009C77F0"/>
    <w:rsid w:val="009D1039"/>
    <w:rsid w:val="009D53AE"/>
    <w:rsid w:val="009D6235"/>
    <w:rsid w:val="009E4715"/>
    <w:rsid w:val="009E76C6"/>
    <w:rsid w:val="009E7A6F"/>
    <w:rsid w:val="00A02D83"/>
    <w:rsid w:val="00A06459"/>
    <w:rsid w:val="00A12B74"/>
    <w:rsid w:val="00A14FA0"/>
    <w:rsid w:val="00A21AAC"/>
    <w:rsid w:val="00A22101"/>
    <w:rsid w:val="00A2270B"/>
    <w:rsid w:val="00A26A7D"/>
    <w:rsid w:val="00A304BB"/>
    <w:rsid w:val="00A351D4"/>
    <w:rsid w:val="00A355D6"/>
    <w:rsid w:val="00A42196"/>
    <w:rsid w:val="00A422E9"/>
    <w:rsid w:val="00A46D31"/>
    <w:rsid w:val="00A53288"/>
    <w:rsid w:val="00A64213"/>
    <w:rsid w:val="00A6526E"/>
    <w:rsid w:val="00A66145"/>
    <w:rsid w:val="00A71014"/>
    <w:rsid w:val="00A730F7"/>
    <w:rsid w:val="00A74F91"/>
    <w:rsid w:val="00A76B32"/>
    <w:rsid w:val="00A81A47"/>
    <w:rsid w:val="00A90434"/>
    <w:rsid w:val="00AA456F"/>
    <w:rsid w:val="00AA4C9A"/>
    <w:rsid w:val="00AA7B31"/>
    <w:rsid w:val="00AB0D92"/>
    <w:rsid w:val="00AB1D5B"/>
    <w:rsid w:val="00AC14F1"/>
    <w:rsid w:val="00AC39B7"/>
    <w:rsid w:val="00AD3F26"/>
    <w:rsid w:val="00B003C3"/>
    <w:rsid w:val="00B04B53"/>
    <w:rsid w:val="00B1131C"/>
    <w:rsid w:val="00B24048"/>
    <w:rsid w:val="00B30EF5"/>
    <w:rsid w:val="00B3172B"/>
    <w:rsid w:val="00B42BB4"/>
    <w:rsid w:val="00B4310D"/>
    <w:rsid w:val="00B57BD4"/>
    <w:rsid w:val="00B61A8F"/>
    <w:rsid w:val="00B65EEC"/>
    <w:rsid w:val="00B75477"/>
    <w:rsid w:val="00B802B8"/>
    <w:rsid w:val="00B821DA"/>
    <w:rsid w:val="00B87684"/>
    <w:rsid w:val="00B904DE"/>
    <w:rsid w:val="00B93257"/>
    <w:rsid w:val="00BA0CF4"/>
    <w:rsid w:val="00BB26C0"/>
    <w:rsid w:val="00BB4953"/>
    <w:rsid w:val="00BC1E33"/>
    <w:rsid w:val="00BC457D"/>
    <w:rsid w:val="00BD2C36"/>
    <w:rsid w:val="00BD507C"/>
    <w:rsid w:val="00BE0A7C"/>
    <w:rsid w:val="00BE0D85"/>
    <w:rsid w:val="00BE1D41"/>
    <w:rsid w:val="00BE2839"/>
    <w:rsid w:val="00BE3FF0"/>
    <w:rsid w:val="00BE4B1D"/>
    <w:rsid w:val="00BF3774"/>
    <w:rsid w:val="00C033C4"/>
    <w:rsid w:val="00C03D4B"/>
    <w:rsid w:val="00C041AA"/>
    <w:rsid w:val="00C139A1"/>
    <w:rsid w:val="00C1489C"/>
    <w:rsid w:val="00C1767B"/>
    <w:rsid w:val="00C30D29"/>
    <w:rsid w:val="00C3289B"/>
    <w:rsid w:val="00C352B6"/>
    <w:rsid w:val="00C35FDC"/>
    <w:rsid w:val="00C43D57"/>
    <w:rsid w:val="00C4466E"/>
    <w:rsid w:val="00C479C8"/>
    <w:rsid w:val="00C535BE"/>
    <w:rsid w:val="00C62D73"/>
    <w:rsid w:val="00C63681"/>
    <w:rsid w:val="00C6445C"/>
    <w:rsid w:val="00C713BA"/>
    <w:rsid w:val="00C81CF0"/>
    <w:rsid w:val="00C82E07"/>
    <w:rsid w:val="00C844C7"/>
    <w:rsid w:val="00C90E0E"/>
    <w:rsid w:val="00CA010F"/>
    <w:rsid w:val="00CA2749"/>
    <w:rsid w:val="00CB273E"/>
    <w:rsid w:val="00CB3268"/>
    <w:rsid w:val="00CC3AED"/>
    <w:rsid w:val="00CE452A"/>
    <w:rsid w:val="00CE6EF7"/>
    <w:rsid w:val="00CE722E"/>
    <w:rsid w:val="00CF7F36"/>
    <w:rsid w:val="00D01520"/>
    <w:rsid w:val="00D04996"/>
    <w:rsid w:val="00D05CE9"/>
    <w:rsid w:val="00D07713"/>
    <w:rsid w:val="00D124B7"/>
    <w:rsid w:val="00D12D94"/>
    <w:rsid w:val="00D217A0"/>
    <w:rsid w:val="00D25154"/>
    <w:rsid w:val="00D34828"/>
    <w:rsid w:val="00D459D3"/>
    <w:rsid w:val="00D474DF"/>
    <w:rsid w:val="00D50386"/>
    <w:rsid w:val="00D60DA2"/>
    <w:rsid w:val="00D633AC"/>
    <w:rsid w:val="00D63464"/>
    <w:rsid w:val="00D67995"/>
    <w:rsid w:val="00D8489E"/>
    <w:rsid w:val="00D906F9"/>
    <w:rsid w:val="00D91203"/>
    <w:rsid w:val="00D91C69"/>
    <w:rsid w:val="00D920D5"/>
    <w:rsid w:val="00D945DE"/>
    <w:rsid w:val="00DA74F6"/>
    <w:rsid w:val="00DB2508"/>
    <w:rsid w:val="00DC4430"/>
    <w:rsid w:val="00DD4039"/>
    <w:rsid w:val="00DD7747"/>
    <w:rsid w:val="00DD79C8"/>
    <w:rsid w:val="00DE13D2"/>
    <w:rsid w:val="00DE1C54"/>
    <w:rsid w:val="00DF09AE"/>
    <w:rsid w:val="00DF1A17"/>
    <w:rsid w:val="00DF5A39"/>
    <w:rsid w:val="00E05BFC"/>
    <w:rsid w:val="00E32FFF"/>
    <w:rsid w:val="00E4195C"/>
    <w:rsid w:val="00E42200"/>
    <w:rsid w:val="00E43043"/>
    <w:rsid w:val="00E448DE"/>
    <w:rsid w:val="00E473B5"/>
    <w:rsid w:val="00E6403E"/>
    <w:rsid w:val="00E67C26"/>
    <w:rsid w:val="00E70A45"/>
    <w:rsid w:val="00E80C43"/>
    <w:rsid w:val="00E828E2"/>
    <w:rsid w:val="00E90B30"/>
    <w:rsid w:val="00E93B96"/>
    <w:rsid w:val="00EA20CB"/>
    <w:rsid w:val="00EB0B6A"/>
    <w:rsid w:val="00EB5260"/>
    <w:rsid w:val="00EC252D"/>
    <w:rsid w:val="00EC3969"/>
    <w:rsid w:val="00ED3263"/>
    <w:rsid w:val="00ED3DA0"/>
    <w:rsid w:val="00ED50A6"/>
    <w:rsid w:val="00ED60CA"/>
    <w:rsid w:val="00EE25E4"/>
    <w:rsid w:val="00EE3598"/>
    <w:rsid w:val="00EE6915"/>
    <w:rsid w:val="00EF507A"/>
    <w:rsid w:val="00F05C8A"/>
    <w:rsid w:val="00F11430"/>
    <w:rsid w:val="00F1177B"/>
    <w:rsid w:val="00F12C25"/>
    <w:rsid w:val="00F15EC4"/>
    <w:rsid w:val="00F204C2"/>
    <w:rsid w:val="00F23D52"/>
    <w:rsid w:val="00F2536A"/>
    <w:rsid w:val="00F27583"/>
    <w:rsid w:val="00F3506F"/>
    <w:rsid w:val="00F465EF"/>
    <w:rsid w:val="00F5091C"/>
    <w:rsid w:val="00F5241D"/>
    <w:rsid w:val="00F54DBC"/>
    <w:rsid w:val="00F55513"/>
    <w:rsid w:val="00F6001C"/>
    <w:rsid w:val="00F60D3C"/>
    <w:rsid w:val="00F615E8"/>
    <w:rsid w:val="00F7048D"/>
    <w:rsid w:val="00F8261A"/>
    <w:rsid w:val="00F93987"/>
    <w:rsid w:val="00F94E12"/>
    <w:rsid w:val="00FA049B"/>
    <w:rsid w:val="00FA3139"/>
    <w:rsid w:val="00FA3FFA"/>
    <w:rsid w:val="00FA749C"/>
    <w:rsid w:val="00FA7658"/>
    <w:rsid w:val="00FB5091"/>
    <w:rsid w:val="00FB777C"/>
    <w:rsid w:val="00FC164B"/>
    <w:rsid w:val="00FC1CF1"/>
    <w:rsid w:val="00FC4F41"/>
    <w:rsid w:val="00FD11B7"/>
    <w:rsid w:val="00FD140A"/>
    <w:rsid w:val="00FD6409"/>
    <w:rsid w:val="00FD6F03"/>
    <w:rsid w:val="00FE037F"/>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040A8-C733-4C6D-A4F9-DF2EE449B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22632</Words>
  <Characters>129007</Characters>
  <Application>Microsoft Office Word</Application>
  <DocSecurity>0</DocSecurity>
  <Lines>1075</Lines>
  <Paragraphs>302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cp:revision>
  <cp:lastPrinted>2020-05-30T04:17:00Z</cp:lastPrinted>
  <dcterms:created xsi:type="dcterms:W3CDTF">2020-05-30T04:17:00Z</dcterms:created>
  <dcterms:modified xsi:type="dcterms:W3CDTF">2020-05-30T04:17:00Z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